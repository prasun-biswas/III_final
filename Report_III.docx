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114300" distR="114300">
            <wp:extent cx="5274310" cy="78676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4310" cy="786765"/>
                    </a:xfrm>
                    <a:prstGeom prst="rect"/>
                    <a:ln/>
                  </pic:spPr>
                </pic:pic>
              </a:graphicData>
            </a:graphic>
          </wp:inline>
        </w:drawing>
      </w:r>
      <w:r w:rsidDel="00000000" w:rsidR="00000000" w:rsidRPr="00000000">
        <w:rPr>
          <w:color w:val="5b9bd5"/>
          <w:sz w:val="36"/>
          <w:szCs w:val="36"/>
        </w:rPr>
        <mc:AlternateContent>
          <mc:Choice Requires="wps">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6350" l="0" r="0" t="0"/>
                <wp:wrapNone/>
                <wp:docPr id="1" name=""/>
                <a:graphic>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SpPr>
                          <a:spLocks/>
                        </wps:cNvSpPr>
                        <wps:cNvPr id="64" name="Freeform 64"/>
                        <wps:spPr bwMode="auto">
                          <a:xfrm>
                            <a:off x="1501775" y="0"/>
                            <a:ext cx="2827338" cy="2835275"/>
                          </a:xfrm>
                          <a:custGeom>
                            <a:avLst/>
                            <a:gdLst>
                              <a:gd fmla="*/ 4 w 1781" name="T0"/>
                              <a:gd fmla="*/ 1786 h 1786" name="T1"/>
                              <a:gd fmla="*/ 0 w 1781" name="T2"/>
                              <a:gd fmla="*/ 1782 h 1786" name="T3"/>
                              <a:gd fmla="*/ 1776 w 1781" name="T4"/>
                              <a:gd fmla="*/ 0 h 1786" name="T5"/>
                              <a:gd fmla="*/ 1781 w 1781" name="T6"/>
                              <a:gd fmla="*/ 5 h 1786" name="T7"/>
                              <a:gd fmla="*/ 4 w 1781" name="T8"/>
                              <a:gd fmla="*/ 1786 h 1786" name="T9"/>
                            </a:gdLst>
                            <a:ahLst/>
                            <a:cxnLst>
                              <a:cxn ang="0">
                                <a:pos x="T0" y="T1"/>
                              </a:cxn>
                              <a:cxn ang="0">
                                <a:pos x="T2" y="T3"/>
                              </a:cxn>
                              <a:cxn ang="0">
                                <a:pos x="T4" y="T5"/>
                              </a:cxn>
                              <a:cxn ang="0">
                                <a:pos x="T6" y="T7"/>
                              </a:cxn>
                              <a:cxn ang="0">
                                <a:pos x="T8" y="T9"/>
                              </a:cxn>
                            </a:cxnLst>
                            <a:rect b="b" l="0" r="r" t="0"/>
                            <a:pathLst>
                              <a:path h="1786" w="1781">
                                <a:moveTo>
                                  <a:pt x="4" y="1786"/>
                                </a:moveTo>
                                <a:lnTo>
                                  <a:pt x="0" y="1782"/>
                                </a:lnTo>
                                <a:lnTo>
                                  <a:pt x="1776" y="0"/>
                                </a:lnTo>
                                <a:lnTo>
                                  <a:pt x="1781" y="5"/>
                                </a:lnTo>
                                <a:lnTo>
                                  <a:pt x="4" y="1786"/>
                                </a:lnTo>
                                <a:close/>
                              </a:path>
                            </a:pathLst>
                          </a:custGeom>
                          <a:grpFill/>
                          <a:ln>
                            <a:noFill/>
                          </a:ln>
                          <a:extLst>
                            <a:ext uri="{91240B29-F687-4F45-9708-019B960494DF}"/>
                          </a:extLst>
                        </wps:spPr>
                        <wps:bodyPr anchorCtr="0" anchor="t" bIns="45720" compatLnSpc="1" lIns="91440" numCol="1" rIns="91440" vert="horz" wrap="square" tIns="45720">
                          <a:prstTxWarp prst="textNoShape">
                            <a:avLst/>
                          </a:prstTxWarp>
                        </wps:bodyPr>
                      </wps:wsp>
                      <wps:wsp>
                        <wps:cNvSpPr>
                          <a:spLocks/>
                        </wps:cNvSpPr>
                        <wps:cNvPr id="65" name="Freeform 65"/>
                        <wps:spPr bwMode="auto">
                          <a:xfrm>
                            <a:off x="782637" y="227013"/>
                            <a:ext cx="3546475" cy="3546475"/>
                          </a:xfrm>
                          <a:custGeom>
                            <a:avLst/>
                            <a:gdLst>
                              <a:gd fmla="*/ 5 w 2234" name="T0"/>
                              <a:gd fmla="*/ 2234 h 2234" name="T1"/>
                              <a:gd fmla="*/ 0 w 2234" name="T2"/>
                              <a:gd fmla="*/ 2229 h 2234" name="T3"/>
                              <a:gd fmla="*/ 2229 w 2234" name="T4"/>
                              <a:gd fmla="*/ 0 h 2234" name="T5"/>
                              <a:gd fmla="*/ 2234 w 2234" name="T6"/>
                              <a:gd fmla="*/ 5 h 2234" name="T7"/>
                              <a:gd fmla="*/ 5 w 2234" name="T8"/>
                              <a:gd fmla="*/ 2234 h 2234" name="T9"/>
                            </a:gdLst>
                            <a:ahLst/>
                            <a:cxnLst>
                              <a:cxn ang="0">
                                <a:pos x="T0" y="T1"/>
                              </a:cxn>
                              <a:cxn ang="0">
                                <a:pos x="T2" y="T3"/>
                              </a:cxn>
                              <a:cxn ang="0">
                                <a:pos x="T4" y="T5"/>
                              </a:cxn>
                              <a:cxn ang="0">
                                <a:pos x="T6" y="T7"/>
                              </a:cxn>
                              <a:cxn ang="0">
                                <a:pos x="T8" y="T9"/>
                              </a:cxn>
                            </a:cxnLst>
                            <a:rect b="b" l="0" r="r" t="0"/>
                            <a:pathLst>
                              <a:path h="2234" w="2234">
                                <a:moveTo>
                                  <a:pt x="5" y="2234"/>
                                </a:moveTo>
                                <a:lnTo>
                                  <a:pt x="0" y="2229"/>
                                </a:lnTo>
                                <a:lnTo>
                                  <a:pt x="2229" y="0"/>
                                </a:lnTo>
                                <a:lnTo>
                                  <a:pt x="2234" y="5"/>
                                </a:lnTo>
                                <a:lnTo>
                                  <a:pt x="5" y="2234"/>
                                </a:lnTo>
                                <a:close/>
                              </a:path>
                            </a:pathLst>
                          </a:custGeom>
                          <a:grpFill/>
                          <a:ln>
                            <a:noFill/>
                          </a:ln>
                          <a:extLst>
                            <a:ext uri="{91240B29-F687-4F45-9708-019B960494DF}"/>
                          </a:extLst>
                        </wps:spPr>
                        <wps:bodyPr anchorCtr="0" anchor="t" bIns="45720" compatLnSpc="1" lIns="91440" numCol="1" rIns="91440" vert="horz" wrap="square" tIns="45720">
                          <a:prstTxWarp prst="textNoShape">
                            <a:avLst/>
                          </a:prstTxWarp>
                        </wps:bodyPr>
                      </wps:wsp>
                      <wps:wsp>
                        <wps:cNvSpPr>
                          <a:spLocks/>
                        </wps:cNvSpPr>
                        <wps:cNvPr id="66" name="Freeform 66"/>
                        <wps:spPr bwMode="auto">
                          <a:xfrm>
                            <a:off x="841375" y="109538"/>
                            <a:ext cx="3487738" cy="3487738"/>
                          </a:xfrm>
                          <a:custGeom>
                            <a:avLst/>
                            <a:gdLst>
                              <a:gd fmla="*/ 9 w 2197" name="T0"/>
                              <a:gd fmla="*/ 2197 h 2197" name="T1"/>
                              <a:gd fmla="*/ 0 w 2197" name="T2"/>
                              <a:gd fmla="*/ 2193 h 2197" name="T3"/>
                              <a:gd fmla="*/ 2188 w 2197" name="T4"/>
                              <a:gd fmla="*/ 0 h 2197" name="T5"/>
                              <a:gd fmla="*/ 2197 w 2197" name="T6"/>
                              <a:gd fmla="*/ 10 h 2197" name="T7"/>
                              <a:gd fmla="*/ 9 w 2197" name="T8"/>
                              <a:gd fmla="*/ 2197 h 2197" name="T9"/>
                            </a:gdLst>
                            <a:ahLst/>
                            <a:cxnLst>
                              <a:cxn ang="0">
                                <a:pos x="T0" y="T1"/>
                              </a:cxn>
                              <a:cxn ang="0">
                                <a:pos x="T2" y="T3"/>
                              </a:cxn>
                              <a:cxn ang="0">
                                <a:pos x="T4" y="T5"/>
                              </a:cxn>
                              <a:cxn ang="0">
                                <a:pos x="T6" y="T7"/>
                              </a:cxn>
                              <a:cxn ang="0">
                                <a:pos x="T8" y="T9"/>
                              </a:cxn>
                            </a:cxnLst>
                            <a:rect b="b" l="0" r="r" t="0"/>
                            <a:pathLst>
                              <a:path h="2197" w="2197">
                                <a:moveTo>
                                  <a:pt x="9" y="2197"/>
                                </a:moveTo>
                                <a:lnTo>
                                  <a:pt x="0" y="2193"/>
                                </a:lnTo>
                                <a:lnTo>
                                  <a:pt x="2188" y="0"/>
                                </a:lnTo>
                                <a:lnTo>
                                  <a:pt x="2197" y="10"/>
                                </a:lnTo>
                                <a:lnTo>
                                  <a:pt x="9" y="2197"/>
                                </a:lnTo>
                                <a:close/>
                              </a:path>
                            </a:pathLst>
                          </a:custGeom>
                          <a:grpFill/>
                          <a:ln>
                            <a:noFill/>
                          </a:ln>
                          <a:extLst>
                            <a:ext uri="{91240B29-F687-4F45-9708-019B960494DF}"/>
                          </a:extLst>
                        </wps:spPr>
                        <wps:bodyPr anchorCtr="0" anchor="t" bIns="45720" compatLnSpc="1" lIns="91440" numCol="1" rIns="91440" vert="horz" wrap="square" tIns="45720">
                          <a:prstTxWarp prst="textNoShape">
                            <a:avLst/>
                          </a:prstTxWarp>
                        </wps:bodyPr>
                      </wps:wsp>
                      <wps:wsp>
                        <wps:cNvSpPr>
                          <a:spLocks/>
                        </wps:cNvSpPr>
                        <wps:cNvPr id="67" name="Freeform 67"/>
                        <wps:spPr bwMode="auto">
                          <a:xfrm>
                            <a:off x="1216025" y="498475"/>
                            <a:ext cx="3113088" cy="3121025"/>
                          </a:xfrm>
                          <a:custGeom>
                            <a:avLst/>
                            <a:gdLst>
                              <a:gd fmla="*/ 9 w 1961" name="T0"/>
                              <a:gd fmla="*/ 1966 h 1966" name="T1"/>
                              <a:gd fmla="*/ 0 w 1961" name="T2"/>
                              <a:gd fmla="*/ 1957 h 1966" name="T3"/>
                              <a:gd fmla="*/ 1952 w 1961" name="T4"/>
                              <a:gd fmla="*/ 0 h 1966" name="T5"/>
                              <a:gd fmla="*/ 1961 w 1961" name="T6"/>
                              <a:gd fmla="*/ 9 h 1966" name="T7"/>
                              <a:gd fmla="*/ 9 w 1961" name="T8"/>
                              <a:gd fmla="*/ 1966 h 1966" name="T9"/>
                            </a:gdLst>
                            <a:ahLst/>
                            <a:cxnLst>
                              <a:cxn ang="0">
                                <a:pos x="T0" y="T1"/>
                              </a:cxn>
                              <a:cxn ang="0">
                                <a:pos x="T2" y="T3"/>
                              </a:cxn>
                              <a:cxn ang="0">
                                <a:pos x="T4" y="T5"/>
                              </a:cxn>
                              <a:cxn ang="0">
                                <a:pos x="T6" y="T7"/>
                              </a:cxn>
                              <a:cxn ang="0">
                                <a:pos x="T8" y="T9"/>
                              </a:cxn>
                            </a:cxnLst>
                            <a:rect b="b" l="0" r="r" t="0"/>
                            <a:pathLst>
                              <a:path h="1966" w="1961">
                                <a:moveTo>
                                  <a:pt x="9" y="1966"/>
                                </a:moveTo>
                                <a:lnTo>
                                  <a:pt x="0" y="1957"/>
                                </a:lnTo>
                                <a:lnTo>
                                  <a:pt x="1952" y="0"/>
                                </a:lnTo>
                                <a:lnTo>
                                  <a:pt x="1961" y="9"/>
                                </a:lnTo>
                                <a:lnTo>
                                  <a:pt x="9" y="1966"/>
                                </a:lnTo>
                                <a:close/>
                              </a:path>
                            </a:pathLst>
                          </a:custGeom>
                          <a:grpFill/>
                          <a:ln>
                            <a:noFill/>
                          </a:ln>
                          <a:extLst>
                            <a:ext uri="{91240B29-F687-4F45-9708-019B960494DF}"/>
                          </a:extLst>
                        </wps:spPr>
                        <wps:bodyPr anchorCtr="0" anchor="t" bIns="45720" compatLnSpc="1" lIns="91440" numCol="1" rIns="91440" vert="horz" wrap="square" tIns="45720">
                          <a:prstTxWarp prst="textNoShape">
                            <a:avLst/>
                          </a:prstTxWarp>
                        </wps:bodyPr>
                      </wps:wsp>
                      <wps:wsp>
                        <wps:cNvSpPr>
                          <a:spLocks/>
                        </wps:cNvSpPr>
                        <wps:cNvPr id="68" name="Freeform 68"/>
                        <wps:spPr bwMode="auto">
                          <a:xfrm>
                            <a:off x="0" y="153988"/>
                            <a:ext cx="4329113" cy="4337050"/>
                          </a:xfrm>
                          <a:custGeom>
                            <a:avLst/>
                            <a:gdLst>
                              <a:gd fmla="*/ 0 w 2727" name="T0"/>
                              <a:gd fmla="*/ 2732 h 2732" name="T1"/>
                              <a:gd fmla="*/ 0 w 2727" name="T2"/>
                              <a:gd fmla="*/ 2728 h 2732" name="T3"/>
                              <a:gd fmla="*/ 2722 w 2727" name="T4"/>
                              <a:gd fmla="*/ 0 h 2732" name="T5"/>
                              <a:gd fmla="*/ 2727 w 2727" name="T6"/>
                              <a:gd fmla="*/ 5 h 2732" name="T7"/>
                              <a:gd fmla="*/ 0 w 2727" name="T8"/>
                              <a:gd fmla="*/ 2732 h 2732" name="T9"/>
                            </a:gdLst>
                            <a:ahLst/>
                            <a:cxnLst>
                              <a:cxn ang="0">
                                <a:pos x="T0" y="T1"/>
                              </a:cxn>
                              <a:cxn ang="0">
                                <a:pos x="T2" y="T3"/>
                              </a:cxn>
                              <a:cxn ang="0">
                                <a:pos x="T4" y="T5"/>
                              </a:cxn>
                              <a:cxn ang="0">
                                <a:pos x="T6" y="T7"/>
                              </a:cxn>
                              <a:cxn ang="0">
                                <a:pos x="T8" y="T9"/>
                              </a:cxn>
                            </a:cxnLst>
                            <a:rect b="b" l="0" r="r" t="0"/>
                            <a:pathLst>
                              <a:path h="2732" w="2727">
                                <a:moveTo>
                                  <a:pt x="0" y="2732"/>
                                </a:moveTo>
                                <a:lnTo>
                                  <a:pt x="0" y="2728"/>
                                </a:lnTo>
                                <a:lnTo>
                                  <a:pt x="2722" y="0"/>
                                </a:lnTo>
                                <a:lnTo>
                                  <a:pt x="2727" y="5"/>
                                </a:lnTo>
                                <a:lnTo>
                                  <a:pt x="0" y="2732"/>
                                </a:lnTo>
                                <a:close/>
                              </a:path>
                            </a:pathLst>
                          </a:custGeom>
                          <a:grpFill/>
                          <a:ln>
                            <a:noFill/>
                          </a:ln>
                          <a:extLst>
                            <a:ext uri="{91240B29-F687-4F45-9708-019B960494DF}"/>
                          </a:extLst>
                        </wps:spPr>
                        <wps:bodyPr anchorCtr="0" anchor="t" bIns="45720" compatLnSpc="1" lIns="91440" numCol="1" rIns="91440" vert="horz" wrap="square" tIns="45720">
                          <a:prstTxWarp prst="textNoShape">
                            <a:avLst/>
                          </a:prstTxWarp>
                        </wps:bodyPr>
                      </wps:wsp>
                    </wpg:wgp>
                  </a:graphicData>
                </a:graphic>
              </wp:anchor>
            </w:drawing>
          </mc:Choice>
          <mc:Fallback>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703062"/>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94369" cy="570306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widowControl w:val="1"/>
        <w:jc w:val="left"/>
        <w:rPr>
          <w:sz w:val="32"/>
          <w:szCs w:val="32"/>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937260</wp:posOffset>
                </wp:positionH>
                <wp:positionV relativeFrom="margin">
                  <wp:posOffset>1165861</wp:posOffset>
                </wp:positionV>
                <wp:extent cx="5943600" cy="1211580"/>
                <wp:effectExtent b="7620" l="0" r="0" t="0"/>
                <wp:wrapNone/>
                <wp:docPr id="3" name=""/>
                <a:graphic>
                  <a:graphicData uri="http://schemas.microsoft.com/office/word/2010/wordprocessingShape">
                    <wps:wsp>
                      <wps:cNvSpPr txBox="1"/>
                      <wps:spPr>
                        <a:xfrm>
                          <a:off x="0" y="0"/>
                          <a:ext cx="5943600" cy="1211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cstheme="majorBidi" w:eastAsiaTheme="majorEastAsia" w:hAnsiTheme="majorHAnsi"/>
                                <w:caps w:val="1"/>
                                <w:sz w:val="64"/>
                                <w:szCs w:val="64"/>
                              </w:rPr>
                              <w:alias w:val="Title"/>
                              <w:dataBinding w:prefixMappings="xmlns:ns0='http://purl.org/dc/elements/1.1/' xmlns:ns1='http://schemas.openxmlformats.org/package/2006/metadata/core-properties' " w:storeItemID="{6C3C8BC8-F283-45AE-878A-BAB7291924A1}" w:xpath="/ns1:coreProperties[1]/ns0:title[1]"/>
                              <w:id w:val="797192764"/>
                              <w:tag w:val=""/>
                              <w:text/>
                            </w:sdtPr>
                            <w:sdtEndPr>
                              <w:rPr>
                                <w:sz w:val="68"/>
                                <w:szCs w:val="68"/>
                              </w:rPr>
                            </w:sdtEndPr>
                            <w:sdtContent>
                              <w:p w:rsidR="00695753" w:rsidDel="00000000" w:rsidP="00000000" w:rsidRDefault="00695753" w:rsidRPr="001E15A8">
                                <w:pPr>
                                  <w:pStyle w:val="NoSpacing"/>
                                  <w:rPr>
                                    <w:rFonts w:asciiTheme="majorHAnsi" w:cstheme="majorBidi" w:eastAsiaTheme="majorEastAsia" w:hAnsiTheme="majorHAnsi"/>
                                    <w:caps w:val="1"/>
                                    <w:sz w:val="68"/>
                                    <w:szCs w:val="68"/>
                                  </w:rPr>
                                </w:pPr>
                                <w:r w:rsidDel="00000000" w:rsidR="00000000" w:rsidRPr="00000000">
                                  <w:rPr>
                                    <w:rFonts w:asciiTheme="majorHAnsi" w:cstheme="majorBidi" w:eastAsiaTheme="majorEastAsia" w:hAnsiTheme="majorHAnsi"/>
                                    <w:caps w:val="1"/>
                                    <w:sz w:val="64"/>
                                    <w:szCs w:val="64"/>
                                  </w:rPr>
                                  <w:t>ITeration 4: Elaboration</w:t>
                                </w:r>
                              </w:p>
                            </w:sdtContent>
                          </w:sdt>
                          <w:p w:rsidR="00695753" w:rsidDel="00000000" w:rsidP="00000000" w:rsidRDefault="00695753" w:rsidRPr="001E15A8">
                            <w:pPr>
                              <w:pStyle w:val="NoSpacing"/>
                              <w:spacing w:before="120"/>
                              <w:rPr>
                                <w:color w:val="5b9bd5" w:themeColor="accent1"/>
                                <w:sz w:val="36"/>
                                <w:szCs w:val="36"/>
                                <w:lang w:val="en-IN"/>
                              </w:rPr>
                            </w:pPr>
                            <w:r w:rsidDel="00000000" w:rsidR="00000000" w:rsidRPr="001E15A8">
                              <w:rPr>
                                <w:sz w:val="36"/>
                                <w:szCs w:val="36"/>
                              </w:rPr>
                              <w:t>ASE-9316</w:t>
                            </w:r>
                            <w:r w:rsidDel="00000000" w:rsidR="00000000" w:rsidRPr="001E15A8">
                              <w:rPr>
                                <w:sz w:val="36"/>
                                <w:szCs w:val="36"/>
                                <w:lang w:val="en-IN"/>
                              </w:rPr>
                              <w:t>: Introduction to Industrial Informatics</w:t>
                            </w:r>
                          </w:p>
                          <w:p w:rsidR="00695753" w:rsidDel="00000000" w:rsidP="00000000" w:rsidRDefault="00695753"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937260</wp:posOffset>
                </wp:positionH>
                <wp:positionV relativeFrom="margin">
                  <wp:posOffset>1165861</wp:posOffset>
                </wp:positionV>
                <wp:extent cx="5943600" cy="1219200"/>
                <wp:effectExtent b="0" l="0" r="0" t="0"/>
                <wp:wrapNone/>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219200"/>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3050540</wp:posOffset>
                </wp:positionH>
                <wp:positionV relativeFrom="paragraph">
                  <wp:posOffset>6433185</wp:posOffset>
                </wp:positionV>
                <wp:extent cx="2682240" cy="1318260"/>
                <wp:effectExtent b="15240" l="0" r="22860" t="0"/>
                <wp:wrapSquare wrapText="bothSides" distB="45720" distT="45720" distL="114300" distR="114300"/>
                <wp:docPr id="2" name=""/>
                <a:graphic>
                  <a:graphicData uri="http://schemas.microsoft.com/office/word/2010/wordprocessingShape">
                    <wps:wsp>
                      <wps:cNvSpPr txBox="1">
                        <a:spLocks noChangeArrowheads="1"/>
                      </wps:cNvSpPr>
                      <wps:spPr bwMode="auto">
                        <a:xfrm>
                          <a:off x="0" y="0"/>
                          <a:ext cx="2682240" cy="1318260"/>
                        </a:xfrm>
                        <a:prstGeom prst="rect">
                          <a:avLst/>
                        </a:prstGeom>
                        <a:solidFill>
                          <a:srgbClr val="FFFFFF"/>
                        </a:solidFill>
                        <a:ln w="9525">
                          <a:solidFill>
                            <a:schemeClr val="bg1"/>
                          </a:solidFill>
                          <a:miter lim="800000"/>
                          <a:headEnd/>
                          <a:tailEnd/>
                        </a:ln>
                      </wps:spPr>
                      <wps:txbx>
                        <w:txbxContent>
                          <w:p w:rsidR="00695753" w:rsidDel="00000000" w:rsidP="00000000" w:rsidRDefault="00695753" w:rsidRPr="005F6D26">
                            <w:pPr>
                              <w:contextualSpacing w:val="1"/>
                              <w:rPr>
                                <w:sz w:val="28"/>
                                <w:szCs w:val="36"/>
                              </w:rPr>
                            </w:pPr>
                            <w:r w:rsidDel="00000000" w:rsidR="00000000" w:rsidRPr="005F6D26">
                              <w:rPr>
                                <w:sz w:val="28"/>
                                <w:szCs w:val="36"/>
                              </w:rPr>
                              <w:t>Dharmendra Sharma</w:t>
                            </w:r>
                            <w:r w:rsidDel="00000000" w:rsidR="00000000" w:rsidRPr="00000000">
                              <w:rPr>
                                <w:sz w:val="28"/>
                                <w:szCs w:val="36"/>
                              </w:rPr>
                              <w:tab/>
                              <w:t>272534</w:t>
                            </w:r>
                            <w:r w:rsidDel="00000000" w:rsidR="00000000" w:rsidRPr="005F6D26">
                              <w:rPr>
                                <w:sz w:val="28"/>
                                <w:szCs w:val="36"/>
                              </w:rPr>
                              <w:tab/>
                            </w:r>
                          </w:p>
                          <w:p w:rsidR="00695753" w:rsidDel="00000000" w:rsidP="00000000" w:rsidRDefault="00695753" w:rsidRPr="005F6D26">
                            <w:pPr>
                              <w:contextualSpacing w:val="1"/>
                              <w:rPr>
                                <w:sz w:val="28"/>
                                <w:szCs w:val="36"/>
                              </w:rPr>
                            </w:pPr>
                            <w:r w:rsidDel="00000000" w:rsidR="00000000" w:rsidRPr="005F6D26">
                              <w:rPr>
                                <w:sz w:val="28"/>
                                <w:szCs w:val="36"/>
                              </w:rPr>
                              <w:t xml:space="preserve">Joe David </w:t>
                            </w:r>
                            <w:r w:rsidDel="00000000" w:rsidR="00000000" w:rsidRPr="005F6D26">
                              <w:rPr>
                                <w:sz w:val="28"/>
                                <w:szCs w:val="36"/>
                              </w:rPr>
                              <w:tab/>
                            </w:r>
                            <w:r w:rsidDel="00000000" w:rsidR="00000000" w:rsidRPr="005F6D26">
                              <w:rPr>
                                <w:sz w:val="28"/>
                                <w:szCs w:val="36"/>
                              </w:rPr>
                              <w:tab/>
                            </w:r>
                            <w:r w:rsidDel="00000000" w:rsidR="00000000" w:rsidRPr="005F6D26">
                              <w:rPr>
                                <w:sz w:val="28"/>
                                <w:szCs w:val="36"/>
                              </w:rPr>
                              <w:tab/>
                            </w:r>
                            <w:r w:rsidDel="00000000" w:rsidR="00000000" w:rsidRPr="00000000">
                              <w:rPr>
                                <w:sz w:val="28"/>
                                <w:szCs w:val="36"/>
                              </w:rPr>
                              <w:tab/>
                            </w:r>
                            <w:r w:rsidDel="00000000" w:rsidR="00000000" w:rsidRPr="005F6D26">
                              <w:rPr>
                                <w:sz w:val="28"/>
                                <w:szCs w:val="36"/>
                              </w:rPr>
                              <w:t>267598</w:t>
                            </w:r>
                          </w:p>
                          <w:p w:rsidR="00695753" w:rsidDel="00000000" w:rsidP="00000000" w:rsidRDefault="00695753" w:rsidRPr="005F6D26">
                            <w:pPr>
                              <w:contextualSpacing w:val="1"/>
                              <w:rPr>
                                <w:sz w:val="28"/>
                                <w:szCs w:val="36"/>
                              </w:rPr>
                            </w:pPr>
                            <w:proofErr w:type="spellStart"/>
                            <w:r w:rsidDel="00000000" w:rsidR="00000000" w:rsidRPr="005F6D26">
                              <w:rPr>
                                <w:sz w:val="28"/>
                                <w:szCs w:val="36"/>
                              </w:rPr>
                              <w:t>Prasun</w:t>
                            </w:r>
                            <w:proofErr w:type="spellEnd"/>
                            <w:r w:rsidDel="00000000" w:rsidR="00000000" w:rsidRPr="005F6D26">
                              <w:rPr>
                                <w:sz w:val="28"/>
                                <w:szCs w:val="36"/>
                              </w:rPr>
                              <w:t xml:space="preserve"> Biswas </w:t>
                            </w:r>
                            <w:r w:rsidDel="00000000" w:rsidR="00000000" w:rsidRPr="005F6D26">
                              <w:rPr>
                                <w:sz w:val="28"/>
                                <w:szCs w:val="36"/>
                              </w:rPr>
                              <w:tab/>
                            </w:r>
                            <w:r w:rsidDel="00000000" w:rsidR="00000000" w:rsidRPr="005F6D26">
                              <w:rPr>
                                <w:sz w:val="28"/>
                                <w:szCs w:val="36"/>
                              </w:rPr>
                              <w:tab/>
                              <w:t>267948</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3050540</wp:posOffset>
                </wp:positionH>
                <wp:positionV relativeFrom="paragraph">
                  <wp:posOffset>6433185</wp:posOffset>
                </wp:positionV>
                <wp:extent cx="2705100" cy="1333500"/>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05100" cy="1333500"/>
                        </a:xfrm>
                        <a:prstGeom prst="rect"/>
                        <a:ln/>
                      </pic:spPr>
                    </pic:pic>
                  </a:graphicData>
                </a:graphic>
              </wp:anchor>
            </w:drawing>
          </mc:Fallback>
        </mc:AlternateContent>
      </w:r>
    </w:p>
    <w:p w:rsidR="00000000" w:rsidDel="00000000" w:rsidP="00000000" w:rsidRDefault="00000000" w:rsidRPr="00000000" w14:paraId="00000004">
      <w:pPr>
        <w:pStyle w:val="Heading1"/>
        <w:jc w:val="center"/>
        <w:rPr/>
      </w:pPr>
      <w:bookmarkStart w:colFirst="0" w:colLast="0" w:name="_gjdgxs" w:id="0"/>
      <w:bookmarkEnd w:id="0"/>
      <w:r w:rsidDel="00000000" w:rsidR="00000000" w:rsidRPr="00000000">
        <w:rPr>
          <w:rtl w:val="0"/>
        </w:rPr>
        <w:t xml:space="preserve">Terms of Reference</w:t>
      </w:r>
    </w:p>
    <w:p w:rsidR="00000000" w:rsidDel="00000000" w:rsidP="00000000" w:rsidRDefault="00000000" w:rsidRPr="00000000" w14:paraId="00000005">
      <w:pPr>
        <w:widowControl w:val="1"/>
        <w:spacing w:after="0" w:lineRule="auto"/>
        <w:jc w:val="left"/>
        <w:rPr/>
      </w:pPr>
      <w:r w:rsidDel="00000000" w:rsidR="00000000" w:rsidRPr="00000000">
        <w:rPr>
          <w:rtl w:val="0"/>
        </w:rPr>
      </w:r>
    </w:p>
    <w:p w:rsidR="00000000" w:rsidDel="00000000" w:rsidP="00000000" w:rsidRDefault="00000000" w:rsidRPr="00000000" w14:paraId="00000006">
      <w:pPr>
        <w:widowControl w:val="1"/>
        <w:spacing w:after="0" w:lineRule="auto"/>
        <w:jc w:val="left"/>
        <w:rPr/>
      </w:pPr>
      <w:r w:rsidDel="00000000" w:rsidR="00000000" w:rsidRPr="00000000">
        <w:rPr>
          <w:rtl w:val="0"/>
        </w:rPr>
        <w:t xml:space="preserve">This Iteration is submitted in partial fulfilment of the requirements for Course ASE-9316 Introduction to Industrial Informatics, Laboratory of Automation and Hydraulics, Tampere University of Technology, Finland.</w:t>
      </w:r>
    </w:p>
    <w:p w:rsidR="00000000" w:rsidDel="00000000" w:rsidP="00000000" w:rsidRDefault="00000000" w:rsidRPr="00000000" w14:paraId="00000007">
      <w:pPr>
        <w:widowControl w:val="1"/>
        <w:jc w:val="left"/>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30j0zll" w:id="1"/>
      <w:bookmarkEnd w:id="1"/>
      <w:r w:rsidDel="00000000" w:rsidR="00000000" w:rsidRPr="00000000">
        <w:rPr>
          <w:rtl w:val="0"/>
        </w:rPr>
        <w:t xml:space="preserve">Iteration Version History</w:t>
      </w:r>
    </w:p>
    <w:p w:rsidR="00000000" w:rsidDel="00000000" w:rsidP="00000000" w:rsidRDefault="00000000" w:rsidRPr="00000000" w14:paraId="00000009">
      <w:pPr>
        <w:rPr/>
      </w:pPr>
      <w:r w:rsidDel="00000000" w:rsidR="00000000" w:rsidRPr="00000000">
        <w:rPr>
          <w:rtl w:val="0"/>
        </w:rPr>
      </w:r>
    </w:p>
    <w:tbl>
      <w:tblPr>
        <w:tblStyle w:val="Table1"/>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7"/>
        <w:gridCol w:w="1196"/>
        <w:gridCol w:w="1418"/>
        <w:gridCol w:w="4615"/>
        <w:tblGridChange w:id="0">
          <w:tblGrid>
            <w:gridCol w:w="1067"/>
            <w:gridCol w:w="1196"/>
            <w:gridCol w:w="1418"/>
            <w:gridCol w:w="4615"/>
          </w:tblGrid>
        </w:tblGridChange>
      </w:tblGrid>
      <w:tr>
        <w:tc>
          <w:tcPr/>
          <w:p w:rsidR="00000000" w:rsidDel="00000000" w:rsidP="00000000" w:rsidRDefault="00000000" w:rsidRPr="00000000" w14:paraId="0000000A">
            <w:pPr>
              <w:jc w:val="center"/>
              <w:rPr/>
            </w:pPr>
            <w:r w:rsidDel="00000000" w:rsidR="00000000" w:rsidRPr="00000000">
              <w:rPr>
                <w:rtl w:val="0"/>
              </w:rPr>
              <w:t xml:space="preserve">Iteration</w:t>
            </w:r>
          </w:p>
        </w:tc>
        <w:tc>
          <w:tcPr/>
          <w:p w:rsidR="00000000" w:rsidDel="00000000" w:rsidP="00000000" w:rsidRDefault="00000000" w:rsidRPr="00000000" w14:paraId="0000000B">
            <w:pPr>
              <w:jc w:val="center"/>
              <w:rPr/>
            </w:pPr>
            <w:r w:rsidDel="00000000" w:rsidR="00000000" w:rsidRPr="00000000">
              <w:rPr>
                <w:rtl w:val="0"/>
              </w:rPr>
              <w:t xml:space="preserve">Date</w:t>
            </w:r>
          </w:p>
        </w:tc>
        <w:tc>
          <w:tcPr/>
          <w:p w:rsidR="00000000" w:rsidDel="00000000" w:rsidP="00000000" w:rsidRDefault="00000000" w:rsidRPr="00000000" w14:paraId="0000000C">
            <w:pPr>
              <w:jc w:val="center"/>
              <w:rPr/>
            </w:pPr>
            <w:r w:rsidDel="00000000" w:rsidR="00000000" w:rsidRPr="00000000">
              <w:rPr>
                <w:rtl w:val="0"/>
              </w:rPr>
              <w:t xml:space="preserve">UP Phase</w:t>
            </w:r>
          </w:p>
        </w:tc>
        <w:tc>
          <w:tcPr/>
          <w:p w:rsidR="00000000" w:rsidDel="00000000" w:rsidP="00000000" w:rsidRDefault="00000000" w:rsidRPr="00000000" w14:paraId="0000000D">
            <w:pPr>
              <w:jc w:val="center"/>
              <w:rPr/>
            </w:pPr>
            <w:r w:rsidDel="00000000" w:rsidR="00000000" w:rsidRPr="00000000">
              <w:rPr>
                <w:rtl w:val="0"/>
              </w:rPr>
              <w:t xml:space="preserve">Remarks</w:t>
            </w:r>
          </w:p>
        </w:tc>
      </w:tr>
      <w:tr>
        <w:tc>
          <w:tcPr/>
          <w:p w:rsidR="00000000" w:rsidDel="00000000" w:rsidP="00000000" w:rsidRDefault="00000000" w:rsidRPr="00000000" w14:paraId="0000000E">
            <w:pPr>
              <w:jc w:val="center"/>
              <w:rPr/>
            </w:pPr>
            <w:r w:rsidDel="00000000" w:rsidR="00000000" w:rsidRPr="00000000">
              <w:rPr>
                <w:rtl w:val="0"/>
              </w:rPr>
              <w:t xml:space="preserve">1</w:t>
            </w:r>
          </w:p>
        </w:tc>
        <w:tc>
          <w:tcPr/>
          <w:p w:rsidR="00000000" w:rsidDel="00000000" w:rsidP="00000000" w:rsidRDefault="00000000" w:rsidRPr="00000000" w14:paraId="0000000F">
            <w:pPr>
              <w:rPr/>
            </w:pPr>
            <w:r w:rsidDel="00000000" w:rsidR="00000000" w:rsidRPr="00000000">
              <w:rPr>
                <w:rtl w:val="0"/>
              </w:rPr>
              <w:t xml:space="preserve">28.09.2017</w:t>
            </w:r>
          </w:p>
        </w:tc>
        <w:tc>
          <w:tcPr/>
          <w:p w:rsidR="00000000" w:rsidDel="00000000" w:rsidP="00000000" w:rsidRDefault="00000000" w:rsidRPr="00000000" w14:paraId="00000010">
            <w:pPr>
              <w:rPr/>
            </w:pPr>
            <w:r w:rsidDel="00000000" w:rsidR="00000000" w:rsidRPr="00000000">
              <w:rPr>
                <w:rtl w:val="0"/>
              </w:rPr>
              <w:t xml:space="preserve">Inception</w:t>
            </w:r>
          </w:p>
        </w:tc>
        <w:tc>
          <w:tcPr/>
          <w:p w:rsidR="00000000" w:rsidDel="00000000" w:rsidP="00000000" w:rsidRDefault="00000000" w:rsidRPr="00000000" w14:paraId="0000001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System vision</w:t>
            </w:r>
          </w:p>
          <w:p w:rsidR="00000000" w:rsidDel="00000000" w:rsidP="00000000" w:rsidRDefault="00000000" w:rsidRPr="00000000" w14:paraId="0000001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WBS diagrams with the ProjectLibre</w:t>
            </w:r>
          </w:p>
          <w:p w:rsidR="00000000" w:rsidDel="00000000" w:rsidP="00000000" w:rsidRDefault="00000000" w:rsidRPr="00000000" w14:paraId="0000001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System Architecture </w:t>
            </w:r>
          </w:p>
        </w:tc>
      </w:tr>
      <w:tr>
        <w:trPr>
          <w:trHeight w:val="1433" w:hRule="atLeast"/>
        </w:trPr>
        <w:tc>
          <w:tcPr/>
          <w:p w:rsidR="00000000" w:rsidDel="00000000" w:rsidP="00000000" w:rsidRDefault="00000000" w:rsidRPr="00000000" w14:paraId="00000014">
            <w:pPr>
              <w:jc w:val="center"/>
              <w:rPr/>
            </w:pPr>
            <w:r w:rsidDel="00000000" w:rsidR="00000000" w:rsidRPr="00000000">
              <w:rPr>
                <w:rtl w:val="0"/>
              </w:rPr>
              <w:t xml:space="preserve">2</w:t>
            </w:r>
          </w:p>
        </w:tc>
        <w:tc>
          <w:tcPr/>
          <w:p w:rsidR="00000000" w:rsidDel="00000000" w:rsidP="00000000" w:rsidRDefault="00000000" w:rsidRPr="00000000" w14:paraId="00000015">
            <w:pPr>
              <w:rPr/>
            </w:pPr>
            <w:r w:rsidDel="00000000" w:rsidR="00000000" w:rsidRPr="00000000">
              <w:rPr>
                <w:rtl w:val="0"/>
              </w:rPr>
              <w:t xml:space="preserve">13.10.2017</w:t>
            </w:r>
          </w:p>
        </w:tc>
        <w:tc>
          <w:tcPr/>
          <w:p w:rsidR="00000000" w:rsidDel="00000000" w:rsidP="00000000" w:rsidRDefault="00000000" w:rsidRPr="00000000" w14:paraId="00000016">
            <w:pPr>
              <w:rPr/>
            </w:pPr>
            <w:r w:rsidDel="00000000" w:rsidR="00000000" w:rsidRPr="00000000">
              <w:rPr>
                <w:rtl w:val="0"/>
              </w:rPr>
              <w:t xml:space="preserve">Elaboration</w:t>
            </w:r>
          </w:p>
        </w:tc>
        <w:tc>
          <w:tcPr/>
          <w:p w:rsidR="00000000" w:rsidDel="00000000" w:rsidP="00000000" w:rsidRDefault="00000000" w:rsidRPr="00000000" w14:paraId="0000001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Refined System Vision</w:t>
            </w:r>
          </w:p>
          <w:p w:rsidR="00000000" w:rsidDel="00000000" w:rsidP="00000000" w:rsidRDefault="00000000" w:rsidRPr="00000000" w14:paraId="0000001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Cost/Benefit Evaluation</w:t>
            </w:r>
          </w:p>
          <w:p w:rsidR="00000000" w:rsidDel="00000000" w:rsidP="00000000" w:rsidRDefault="00000000" w:rsidRPr="00000000" w14:paraId="0000001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UML Diagrams (Use Case, Class, Activity, Sequence)</w:t>
            </w:r>
          </w:p>
        </w:tc>
      </w:tr>
      <w:tr>
        <w:tc>
          <w:tcPr/>
          <w:p w:rsidR="00000000" w:rsidDel="00000000" w:rsidP="00000000" w:rsidRDefault="00000000" w:rsidRPr="00000000" w14:paraId="0000001A">
            <w:pPr>
              <w:jc w:val="center"/>
              <w:rPr/>
            </w:pPr>
            <w:r w:rsidDel="00000000" w:rsidR="00000000" w:rsidRPr="00000000">
              <w:rPr>
                <w:rtl w:val="0"/>
              </w:rPr>
              <w:t xml:space="preserve">3</w:t>
            </w:r>
          </w:p>
        </w:tc>
        <w:tc>
          <w:tcPr/>
          <w:p w:rsidR="00000000" w:rsidDel="00000000" w:rsidP="00000000" w:rsidRDefault="00000000" w:rsidRPr="00000000" w14:paraId="0000001B">
            <w:pPr>
              <w:rPr/>
            </w:pPr>
            <w:r w:rsidDel="00000000" w:rsidR="00000000" w:rsidRPr="00000000">
              <w:rPr>
                <w:rtl w:val="0"/>
              </w:rPr>
              <w:t xml:space="preserve">31.10.2017</w:t>
            </w:r>
          </w:p>
        </w:tc>
        <w:tc>
          <w:tcPr/>
          <w:p w:rsidR="00000000" w:rsidDel="00000000" w:rsidP="00000000" w:rsidRDefault="00000000" w:rsidRPr="00000000" w14:paraId="0000001C">
            <w:pPr>
              <w:rPr/>
            </w:pPr>
            <w:r w:rsidDel="00000000" w:rsidR="00000000" w:rsidRPr="00000000">
              <w:rPr>
                <w:rtl w:val="0"/>
              </w:rPr>
              <w:t xml:space="preserve">Elaboration</w:t>
            </w:r>
          </w:p>
        </w:tc>
        <w:tc>
          <w:tcPr/>
          <w:p w:rsidR="00000000" w:rsidDel="00000000" w:rsidP="00000000" w:rsidRDefault="00000000" w:rsidRPr="00000000" w14:paraId="0000001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Report Restructured</w:t>
            </w:r>
          </w:p>
          <w:p w:rsidR="00000000" w:rsidDel="00000000" w:rsidP="00000000" w:rsidRDefault="00000000" w:rsidRPr="00000000" w14:paraId="0000001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State Diagram added</w:t>
            </w:r>
          </w:p>
          <w:p w:rsidR="00000000" w:rsidDel="00000000" w:rsidP="00000000" w:rsidRDefault="00000000" w:rsidRPr="00000000" w14:paraId="0000001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Refined Class Diagram</w:t>
            </w:r>
          </w:p>
          <w:p w:rsidR="00000000" w:rsidDel="00000000" w:rsidP="00000000" w:rsidRDefault="00000000" w:rsidRPr="00000000" w14:paraId="0000002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Refined Use Cases</w:t>
            </w:r>
          </w:p>
          <w:p w:rsidR="00000000" w:rsidDel="00000000" w:rsidP="00000000" w:rsidRDefault="00000000" w:rsidRPr="00000000" w14:paraId="00000021">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Source Code Prototype</w:t>
            </w:r>
          </w:p>
          <w:p w:rsidR="00000000" w:rsidDel="00000000" w:rsidP="00000000" w:rsidRDefault="00000000" w:rsidRPr="00000000" w14:paraId="0000002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Basic GUI Development using SVG</w:t>
            </w:r>
          </w:p>
        </w:tc>
      </w:tr>
      <w:tr>
        <w:tc>
          <w:tcPr/>
          <w:p w:rsidR="00000000" w:rsidDel="00000000" w:rsidP="00000000" w:rsidRDefault="00000000" w:rsidRPr="00000000" w14:paraId="00000023">
            <w:pPr>
              <w:rPr/>
            </w:pPr>
            <w:r w:rsidDel="00000000" w:rsidR="00000000" w:rsidRPr="00000000">
              <w:rPr>
                <w:rtl w:val="0"/>
              </w:rPr>
              <w:t xml:space="preserve">4</w:t>
            </w:r>
          </w:p>
        </w:tc>
        <w:tc>
          <w:tcPr/>
          <w:p w:rsidR="00000000" w:rsidDel="00000000" w:rsidP="00000000" w:rsidRDefault="00000000" w:rsidRPr="00000000" w14:paraId="00000024">
            <w:pPr>
              <w:rPr/>
            </w:pPr>
            <w:r w:rsidDel="00000000" w:rsidR="00000000" w:rsidRPr="00000000">
              <w:rPr>
                <w:rtl w:val="0"/>
              </w:rPr>
              <w:t xml:space="preserve">15.11.2017</w:t>
            </w:r>
          </w:p>
        </w:tc>
        <w:tc>
          <w:tcPr/>
          <w:p w:rsidR="00000000" w:rsidDel="00000000" w:rsidP="00000000" w:rsidRDefault="00000000" w:rsidRPr="00000000" w14:paraId="00000025">
            <w:pPr>
              <w:rPr/>
            </w:pPr>
            <w:r w:rsidDel="00000000" w:rsidR="00000000" w:rsidRPr="00000000">
              <w:rPr>
                <w:rtl w:val="0"/>
              </w:rPr>
            </w:r>
          </w:p>
        </w:tc>
        <w:tc>
          <w:tcPr/>
          <w:p w:rsidR="00000000" w:rsidDel="00000000" w:rsidP="00000000" w:rsidRDefault="00000000" w:rsidRPr="00000000" w14:paraId="0000002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Basic Structure of Knowledge Base Developed</w:t>
            </w:r>
          </w:p>
          <w:p w:rsidR="00000000" w:rsidDel="00000000" w:rsidP="00000000" w:rsidRDefault="00000000" w:rsidRPr="00000000" w14:paraId="0000002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Source Code Integration with the knowledge base. Values were retrieved from the knowledge base</w:t>
            </w:r>
          </w:p>
          <w:p w:rsidR="00000000" w:rsidDel="00000000" w:rsidP="00000000" w:rsidRDefault="00000000" w:rsidRPr="00000000" w14:paraId="0000002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UML diagrams revised</w:t>
            </w:r>
          </w:p>
          <w:p w:rsidR="00000000" w:rsidDel="00000000" w:rsidP="00000000" w:rsidRDefault="00000000" w:rsidRPr="00000000" w14:paraId="0000002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Final GUI Developed</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widowControl w:val="1"/>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Terms of Reference</w:t>
              <w:tab/>
              <w:t xml:space="preserve">2</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Iteration Version History</w:t>
              <w:tab/>
              <w:t xml:space="preserve">3</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System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System Description: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System Architecture: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Explanation of the Block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Explanation of the WBS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Inception phase:</w:t>
              <w:tab/>
              <w:t xml:space="preserve">7</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Elaboration Phase:</w:t>
              <w:tab/>
              <w:t xml:space="preserve">7</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Construction Phase:</w:t>
              <w:tab/>
              <w:t xml:space="preserve">8</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Transition Phase:</w:t>
              <w:tab/>
              <w:t xml:space="preserve">9</w:t>
            </w:r>
          </w:hyperlink>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COST/BENEFIT ANALYSIS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7.</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UML Diagrams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Class Diagram</w:t>
              <w:tab/>
              <w:t xml:space="preserve">11</w:t>
            </w:r>
          </w:hyperlink>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USE Case Diagram</w:t>
              <w:tab/>
              <w:t xml:space="preserve">12</w:t>
            </w:r>
          </w:hyperlink>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Activity Diagram</w:t>
              <w:tab/>
              <w:t xml:space="preserve">13</w:t>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Sequence Diagram</w:t>
              <w:tab/>
              <w:t xml:space="preserve">14</w:t>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State Diagram</w:t>
              <w:tab/>
              <w:t xml:space="preserve">15</w:t>
            </w:r>
          </w:hyperlink>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8.</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FRONT-END DEVELOPMENT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 BACK-END DEVELOPMENT (INITIAL PROTOTYPE)</w:t>
              <w:tab/>
              <w:t xml:space="preserve">18</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widowControl w:val="1"/>
        <w:jc w:val="left"/>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7"/>
        </w:numPr>
        <w:ind w:left="284" w:hanging="360"/>
        <w:rPr/>
      </w:pPr>
      <w:bookmarkStart w:colFirst="0" w:colLast="0" w:name="_1fob9te" w:id="2"/>
      <w:bookmarkEnd w:id="2"/>
      <w:r w:rsidDel="00000000" w:rsidR="00000000" w:rsidRPr="00000000">
        <w:rPr>
          <w:rtl w:val="0"/>
        </w:rPr>
        <w:t xml:space="preserve">System vision:</w:t>
      </w:r>
    </w:p>
    <w:p w:rsidR="00000000" w:rsidDel="00000000" w:rsidP="00000000" w:rsidRDefault="00000000" w:rsidRPr="00000000" w14:paraId="00000044">
      <w:pPr>
        <w:rPr>
          <w:sz w:val="24"/>
          <w:szCs w:val="24"/>
        </w:rPr>
      </w:pPr>
      <w:r w:rsidDel="00000000" w:rsidR="00000000" w:rsidRPr="00000000">
        <w:rPr>
          <w:sz w:val="24"/>
          <w:szCs w:val="24"/>
          <w:rtl w:val="0"/>
        </w:rPr>
        <w:t xml:space="preserve">To develop a knowledge driven, monitoring and supervisory control system of the FASTory Line using knowledge base (OWL) to make operational decisions for carrying out the required tasks. The implementation of the system must be economically feasible and take the form of iterative and incremental development process following the Unified Process methodology in the following sequential steps; Inception, Elaboration, Construction, and Transition. </w:t>
      </w:r>
    </w:p>
    <w:p w:rsidR="00000000" w:rsidDel="00000000" w:rsidP="00000000" w:rsidRDefault="00000000" w:rsidRPr="00000000" w14:paraId="00000045">
      <w:pPr>
        <w:rPr>
          <w:sz w:val="24"/>
          <w:szCs w:val="24"/>
        </w:rPr>
      </w:pPr>
      <w:r w:rsidDel="00000000" w:rsidR="00000000" w:rsidRPr="00000000">
        <w:rPr>
          <w:b w:val="1"/>
          <w:sz w:val="24"/>
          <w:szCs w:val="24"/>
          <w:rtl w:val="0"/>
        </w:rPr>
        <w:t xml:space="preserve">System Capabilities:</w:t>
      </w:r>
      <w:r w:rsidDel="00000000" w:rsidR="00000000" w:rsidRPr="00000000">
        <w:rPr>
          <w:sz w:val="24"/>
          <w:szCs w:val="24"/>
          <w:rtl w:val="0"/>
        </w:rPr>
        <w:t xml:space="preserve"> The aim of the complete system building is to enable the control of the FASTory system through the web interface so it can work as the basic component of large cyber physical system in big automation environment. The system (KDMOS) is aimed to work using a web interface and execute the tasks (pallets moving and assembling) automatically once commanded and able to respond in sequence of tasks to accomplish a complicated task.     </w:t>
      </w:r>
    </w:p>
    <w:p w:rsidR="00000000" w:rsidDel="00000000" w:rsidP="00000000" w:rsidRDefault="00000000" w:rsidRPr="00000000" w14:paraId="00000046">
      <w:pPr>
        <w:rPr>
          <w:sz w:val="24"/>
          <w:szCs w:val="24"/>
        </w:rPr>
      </w:pPr>
      <w:r w:rsidDel="00000000" w:rsidR="00000000" w:rsidRPr="00000000">
        <w:rPr>
          <w:b w:val="1"/>
          <w:sz w:val="24"/>
          <w:szCs w:val="24"/>
          <w:rtl w:val="0"/>
        </w:rPr>
        <w:t xml:space="preserve">System Business capabilities:</w:t>
      </w:r>
      <w:r w:rsidDel="00000000" w:rsidR="00000000" w:rsidRPr="00000000">
        <w:rPr>
          <w:sz w:val="24"/>
          <w:szCs w:val="24"/>
          <w:rtl w:val="0"/>
        </w:rPr>
        <w:t xml:space="preserve"> Business capabilities/ market scope directly depends on the quality of the developed system. So, to see business opportunities, the identification of the potential costumers of the product and customers for the product benefits is mandatory to done in parallel. So, the developed system should deliver value to the customer by replacing manual tasks by automation with developed system.  </w:t>
      </w:r>
    </w:p>
    <w:p w:rsidR="00000000" w:rsidDel="00000000" w:rsidP="00000000" w:rsidRDefault="00000000" w:rsidRPr="00000000" w14:paraId="00000047">
      <w:pPr>
        <w:pStyle w:val="Heading1"/>
        <w:numPr>
          <w:ilvl w:val="0"/>
          <w:numId w:val="7"/>
        </w:numPr>
        <w:ind w:left="284" w:hanging="360"/>
        <w:rPr/>
      </w:pPr>
      <w:bookmarkStart w:colFirst="0" w:colLast="0" w:name="_1y810tw" w:id="3"/>
      <w:bookmarkEnd w:id="3"/>
      <w:r w:rsidDel="00000000" w:rsidR="00000000" w:rsidRPr="00000000">
        <w:rPr>
          <w:rtl w:val="0"/>
        </w:rPr>
        <w:t xml:space="preserve">System Description:</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FASTory line includes the main components of a production line; robots, transportation system, tools, end effectors, raw material, working stations, loading and unloading stations and a buffer station.</w:t>
      </w:r>
    </w:p>
    <w:p w:rsidR="00000000" w:rsidDel="00000000" w:rsidP="00000000" w:rsidRDefault="00000000" w:rsidRPr="00000000" w14:paraId="00000049">
      <w:pPr>
        <w:rPr>
          <w:sz w:val="24"/>
          <w:szCs w:val="24"/>
        </w:rPr>
      </w:pPr>
      <w:r w:rsidDel="00000000" w:rsidR="00000000" w:rsidRPr="00000000">
        <w:rPr>
          <w:sz w:val="24"/>
          <w:szCs w:val="24"/>
          <w:rtl w:val="0"/>
        </w:rPr>
        <w:t xml:space="preserve">The system consists of the following:</w:t>
      </w:r>
    </w:p>
    <w:p w:rsidR="00000000" w:rsidDel="00000000" w:rsidP="00000000" w:rsidRDefault="00000000" w:rsidRPr="00000000" w14:paraId="0000004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Conveyor-</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workstation in the FASTory line consist of two conveyors; main and bypass. The main conveyor is used if the pallet requires service from the work cell. Meanwhile, the bypass is used if the work cell is in busy state (another pallet(s) [max 2 pallets] are in the cell) to bypass the pallet to the next work cell. Both Conveyors (Main and Bypass) are controlled by a single RTU. </w:t>
      </w:r>
    </w:p>
    <w:p w:rsidR="00000000" w:rsidDel="00000000" w:rsidP="00000000" w:rsidRDefault="00000000" w:rsidRPr="00000000" w14:paraId="0000004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Stations-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FASTory there are 12 work stations in total, each work station contains one conveyor and one robot, for each conveyor there are several zones and each zone has one presence sensor to detect the presence of the pallet, one stopper to stop the pallet in the zone and each entrance zone for each work station has an RFID reader for pallet recognition.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10 identical work stations which draw the main parts of three models of a mobile phone (WS 2-6 and 8-12). The remaining 2 workstations are WS1 used for loading raw material and unloading the product, WS7 is used for loading and unloading the pallet. </w:t>
      </w:r>
    </w:p>
    <w:p w:rsidR="00000000" w:rsidDel="00000000" w:rsidP="00000000" w:rsidRDefault="00000000" w:rsidRPr="00000000" w14:paraId="0000004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Robots- The factory line uses SONY SCARA robots for production. Each robot is represented as an RTU in the line.</w:t>
      </w:r>
    </w:p>
    <w:p w:rsidR="00000000" w:rsidDel="00000000" w:rsidP="00000000" w:rsidRDefault="00000000" w:rsidRPr="00000000" w14:paraId="0000004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RTUs- The FASTory is equipped with INICO S1000 Remote Terminal Units (RTUs). There are RTUs with unique IP address for each robot and conveyor in a work cell.</w:t>
      </w:r>
    </w:p>
    <w:p w:rsidR="00000000" w:rsidDel="00000000" w:rsidP="00000000" w:rsidRDefault="00000000" w:rsidRPr="00000000" w14:paraId="00000050">
      <w:pPr>
        <w:pStyle w:val="Heading1"/>
        <w:numPr>
          <w:ilvl w:val="0"/>
          <w:numId w:val="7"/>
        </w:numPr>
        <w:ind w:left="284" w:hanging="360"/>
        <w:rPr/>
      </w:pPr>
      <w:bookmarkStart w:colFirst="0" w:colLast="0" w:name="_4i7ojhp" w:id="4"/>
      <w:bookmarkEnd w:id="4"/>
      <w:r w:rsidDel="00000000" w:rsidR="00000000" w:rsidRPr="00000000">
        <w:rPr>
          <w:rtl w:val="0"/>
        </w:rPr>
        <w:t xml:space="preserve">System Architecture:</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following block diagram shows a basic architecture and steps of the intended project. In FASTory</w:t>
      </w:r>
    </w:p>
    <w:p w:rsidR="00000000" w:rsidDel="00000000" w:rsidP="00000000" w:rsidRDefault="00000000" w:rsidRPr="00000000" w14:paraId="00000052">
      <w:pPr>
        <w:keepNext w:val="1"/>
        <w:rPr/>
      </w:pPr>
      <w:r w:rsidDel="00000000" w:rsidR="00000000" w:rsidRPr="00000000">
        <w:rPr>
          <w:rtl w:val="0"/>
        </w:rPr>
        <w:t xml:space="preserve">                        </w:t>
      </w:r>
      <w:del w:author="Joe David" w:id="0" w:date="2017-09-27T22:17:00Z">
        <w:r w:rsidDel="00000000" w:rsidR="00000000" w:rsidRPr="00000000">
          <w:rPr/>
          <w:drawing>
            <wp:inline distB="0" distT="0" distL="0" distR="0">
              <wp:extent cx="5274310" cy="46037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310" cy="4603750"/>
                      </a:xfrm>
                      <a:prstGeom prst="rect"/>
                      <a:ln/>
                    </pic:spPr>
                  </pic:pic>
                </a:graphicData>
              </a:graphic>
            </wp:inline>
          </w:drawing>
        </w:r>
      </w:del>
      <w:ins w:author="Joe David" w:id="0" w:date="2017-09-27T22:17:00Z">
        <w:r w:rsidDel="00000000" w:rsidR="00000000" w:rsidRPr="00000000">
          <w:rPr>
            <w:rtl w:val="0"/>
          </w:rPr>
          <w:t xml:space="preserve"> </w:t>
        </w:r>
        <w:r w:rsidDel="00000000" w:rsidR="00000000" w:rsidRPr="00000000">
          <w:rPr/>
          <w:drawing>
            <wp:inline distB="0" distT="0" distL="0" distR="0">
              <wp:extent cx="5274310" cy="452628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310" cy="4526280"/>
                      </a:xfrm>
                      <a:prstGeom prst="rect"/>
                      <a:ln/>
                    </pic:spPr>
                  </pic:pic>
                </a:graphicData>
              </a:graphic>
            </wp:inline>
          </w:drawing>
        </w:r>
      </w:ins>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Block Diagram of System Architecture</w:t>
      </w:r>
      <w:r w:rsidDel="00000000" w:rsidR="00000000" w:rsidRPr="00000000">
        <w:rPr>
          <w:rtl w:val="0"/>
        </w:rPr>
      </w:r>
    </w:p>
    <w:p w:rsidR="00000000" w:rsidDel="00000000" w:rsidP="00000000" w:rsidRDefault="00000000" w:rsidRPr="00000000" w14:paraId="00000054">
      <w:pPr>
        <w:ind w:left="840" w:firstLine="420"/>
        <w:rPr>
          <w:sz w:val="24"/>
          <w:szCs w:val="24"/>
        </w:rPr>
      </w:pPr>
      <w:r w:rsidDel="00000000" w:rsidR="00000000" w:rsidRPr="00000000">
        <w:rPr>
          <w:rtl w:val="0"/>
        </w:rPr>
      </w:r>
    </w:p>
    <w:p w:rsidR="00000000" w:rsidDel="00000000" w:rsidP="00000000" w:rsidRDefault="00000000" w:rsidRPr="00000000" w14:paraId="00000055">
      <w:pPr>
        <w:pStyle w:val="Heading1"/>
        <w:numPr>
          <w:ilvl w:val="0"/>
          <w:numId w:val="7"/>
        </w:numPr>
        <w:ind w:left="284" w:hanging="360"/>
        <w:rPr/>
      </w:pPr>
      <w:bookmarkStart w:colFirst="0" w:colLast="0" w:name="_2xcytpi" w:id="5"/>
      <w:bookmarkEnd w:id="5"/>
      <w:r w:rsidDel="00000000" w:rsidR="00000000" w:rsidRPr="00000000">
        <w:rPr>
          <w:rtl w:val="0"/>
        </w:rPr>
        <w:t xml:space="preserve">Explanation of the Block Diagram: </w:t>
      </w:r>
    </w:p>
    <w:p w:rsidR="00000000" w:rsidDel="00000000" w:rsidP="00000000" w:rsidRDefault="00000000" w:rsidRPr="00000000" w14:paraId="00000056">
      <w:pPr>
        <w:rPr>
          <w:sz w:val="24"/>
          <w:szCs w:val="24"/>
        </w:rPr>
      </w:pPr>
      <w:r w:rsidDel="00000000" w:rsidR="00000000" w:rsidRPr="00000000">
        <w:rPr>
          <w:sz w:val="24"/>
          <w:szCs w:val="24"/>
          <w:rtl w:val="0"/>
        </w:rPr>
        <w:tab/>
        <w:t xml:space="preserve">The flow chart above shows the communication and process will be executed in the system architecture. There are multiple workstation that serve various purpose. this flow chart shows how a basic step is done. </w:t>
      </w:r>
    </w:p>
    <w:p w:rsidR="00000000" w:rsidDel="00000000" w:rsidP="00000000" w:rsidRDefault="00000000" w:rsidRPr="00000000" w14:paraId="00000057">
      <w:pPr>
        <w:rPr>
          <w:ins w:author="Joe David" w:id="1" w:date="2017-09-27T15:09:00Z"/>
          <w:sz w:val="24"/>
          <w:szCs w:val="24"/>
        </w:rPr>
      </w:pPr>
      <w:r w:rsidDel="00000000" w:rsidR="00000000" w:rsidRPr="00000000">
        <w:rPr>
          <w:sz w:val="24"/>
          <w:szCs w:val="24"/>
          <w:rtl w:val="0"/>
        </w:rPr>
        <w:tab/>
        <w:t xml:space="preserve">The architecture follows server-client based communication. In user computer a host server is setup with a graphical user interface. NodeJs will be used along with HTTP protocol using REST web services to communicate with the INICO RTUs in the FASTory workstations. INICO S1000 remote terminal units located within each workcell is directly connected with robots and conveyors and it can send command and get sensor data to and from the workcells. Workstation then executes the command accordingly and send feedback to the server application which then displays the information to the user via the graphical interface.</w:t>
      </w:r>
      <w:ins w:author="Joe David" w:id="1" w:date="2017-09-27T15:09:00Z">
        <w:r w:rsidDel="00000000" w:rsidR="00000000" w:rsidRPr="00000000">
          <w:rPr>
            <w:rtl w:val="0"/>
          </w:rPr>
        </w:r>
      </w:ins>
    </w:p>
    <w:p w:rsidR="00000000" w:rsidDel="00000000" w:rsidP="00000000" w:rsidRDefault="00000000" w:rsidRPr="00000000" w14:paraId="00000058">
      <w:pPr>
        <w:pStyle w:val="Heading1"/>
        <w:numPr>
          <w:ilvl w:val="0"/>
          <w:numId w:val="7"/>
        </w:numPr>
        <w:ind w:left="284" w:hanging="360"/>
        <w:rPr>
          <w:ins w:author="Joe David" w:id="1" w:date="2017-09-27T15:09:00Z"/>
        </w:rPr>
      </w:pPr>
      <w:ins w:author="Joe David" w:id="1" w:date="2017-09-27T15:09:00Z">
        <w:bookmarkStart w:colFirst="0" w:colLast="0" w:name="_1ci93xb" w:id="6"/>
        <w:bookmarkEnd w:id="6"/>
        <w:r w:rsidDel="00000000" w:rsidR="00000000" w:rsidRPr="00000000">
          <w:rPr>
            <w:rtl w:val="0"/>
          </w:rPr>
          <w:t xml:space="preserve">Explanation of the WBS</w:t>
        </w:r>
      </w:ins>
    </w:p>
    <w:p w:rsidR="00000000" w:rsidDel="00000000" w:rsidP="00000000" w:rsidRDefault="00000000" w:rsidRPr="00000000" w14:paraId="00000059">
      <w:pPr>
        <w:pStyle w:val="Heading2"/>
        <w:rPr/>
      </w:pPr>
      <w:bookmarkStart w:colFirst="0" w:colLast="0" w:name="_3whwml4" w:id="7"/>
      <w:bookmarkEnd w:id="7"/>
      <w:r w:rsidDel="00000000" w:rsidR="00000000" w:rsidRPr="00000000">
        <w:rPr>
          <w:rtl w:val="0"/>
        </w:rPr>
        <w:tab/>
      </w:r>
      <w:ins w:author="Joe David" w:id="2" w:date="2017-09-27T15:09:00Z">
        <w:r w:rsidDel="00000000" w:rsidR="00000000" w:rsidRPr="00000000">
          <w:rPr>
            <w:rtl w:val="0"/>
          </w:rPr>
          <w:t xml:space="preserve">Inception phase: </w:t>
        </w:r>
      </w:ins>
      <w:r w:rsidDel="00000000" w:rsidR="00000000" w:rsidRPr="00000000">
        <w:rPr>
          <w:rtl w:val="0"/>
        </w:rPr>
      </w:r>
    </w:p>
    <w:p w:rsidR="00000000" w:rsidDel="00000000" w:rsidP="00000000" w:rsidRDefault="00000000" w:rsidRPr="00000000" w14:paraId="0000005A">
      <w:pPr>
        <w:rPr>
          <w:ins w:author="Joe David" w:id="3" w:date="2017-09-27T15:09:00Z"/>
          <w:sz w:val="24"/>
          <w:szCs w:val="24"/>
        </w:rPr>
      </w:pPr>
      <w:ins w:author="Joe David" w:id="3" w:date="2017-09-27T15:09:00Z">
        <w:r w:rsidDel="00000000" w:rsidR="00000000" w:rsidRPr="00000000">
          <w:rPr>
            <w:sz w:val="24"/>
            <w:szCs w:val="24"/>
            <w:rtl w:val="0"/>
          </w:rPr>
          <w:t xml:space="preserve">During the inception phase, a case for the system is established and the boundaries of the project scope is determined.</w:t>
        </w:r>
      </w:ins>
    </w:p>
    <w:p w:rsidR="00000000" w:rsidDel="00000000" w:rsidP="00000000" w:rsidRDefault="00000000" w:rsidRPr="00000000" w14:paraId="0000005B">
      <w:pPr>
        <w:numPr>
          <w:ilvl w:val="0"/>
          <w:numId w:val="2"/>
        </w:numPr>
        <w:spacing w:after="0" w:lineRule="auto"/>
        <w:ind w:left="720" w:hanging="360"/>
        <w:rPr>
          <w:ins w:author="Joe David" w:id="3" w:date="2017-09-27T15:09:00Z"/>
          <w:sz w:val="24"/>
          <w:szCs w:val="24"/>
        </w:rPr>
      </w:pPr>
      <w:ins w:author="Joe David" w:id="3" w:date="2017-09-27T15:09:00Z">
        <w:r w:rsidDel="00000000" w:rsidR="00000000" w:rsidRPr="00000000">
          <w:rPr>
            <w:b w:val="1"/>
            <w:sz w:val="24"/>
            <w:szCs w:val="24"/>
            <w:rtl w:val="0"/>
          </w:rPr>
          <w:t xml:space="preserve">Analyze Project Requirement:</w:t>
        </w:r>
        <w:r w:rsidDel="00000000" w:rsidR="00000000" w:rsidRPr="00000000">
          <w:rPr>
            <w:sz w:val="24"/>
            <w:szCs w:val="24"/>
            <w:rtl w:val="0"/>
          </w:rPr>
          <w:t xml:space="preserve"> The requirements of the project is first studied.</w:t>
        </w:r>
      </w:ins>
    </w:p>
    <w:p w:rsidR="00000000" w:rsidDel="00000000" w:rsidP="00000000" w:rsidRDefault="00000000" w:rsidRPr="00000000" w14:paraId="0000005C">
      <w:pPr>
        <w:numPr>
          <w:ilvl w:val="0"/>
          <w:numId w:val="2"/>
        </w:numPr>
        <w:spacing w:after="0" w:lineRule="auto"/>
        <w:ind w:left="720" w:hanging="360"/>
        <w:rPr>
          <w:ins w:author="Joe David" w:id="3" w:date="2017-09-27T15:09:00Z"/>
          <w:sz w:val="24"/>
          <w:szCs w:val="24"/>
        </w:rPr>
      </w:pPr>
      <w:ins w:author="Joe David" w:id="3" w:date="2017-09-27T15:09:00Z">
        <w:r w:rsidDel="00000000" w:rsidR="00000000" w:rsidRPr="00000000">
          <w:rPr>
            <w:b w:val="1"/>
            <w:sz w:val="24"/>
            <w:szCs w:val="24"/>
            <w:rtl w:val="0"/>
          </w:rPr>
          <w:t xml:space="preserve">Establish System Vision: </w:t>
        </w:r>
        <w:r w:rsidDel="00000000" w:rsidR="00000000" w:rsidRPr="00000000">
          <w:rPr>
            <w:sz w:val="24"/>
            <w:szCs w:val="24"/>
            <w:rtl w:val="0"/>
          </w:rPr>
          <w:t xml:space="preserve">The purpose: justify strategic importance of new system</w:t>
        </w:r>
      </w:ins>
    </w:p>
    <w:p w:rsidR="00000000" w:rsidDel="00000000" w:rsidP="00000000" w:rsidRDefault="00000000" w:rsidRPr="00000000" w14:paraId="0000005D">
      <w:pPr>
        <w:numPr>
          <w:ilvl w:val="0"/>
          <w:numId w:val="2"/>
        </w:numPr>
        <w:spacing w:after="0" w:lineRule="auto"/>
        <w:ind w:left="720" w:hanging="360"/>
        <w:rPr>
          <w:ins w:author="Joe David" w:id="3" w:date="2017-09-27T15:09:00Z"/>
          <w:sz w:val="24"/>
          <w:szCs w:val="24"/>
        </w:rPr>
      </w:pPr>
      <w:ins w:author="Joe David" w:id="3" w:date="2017-09-27T15:09:00Z">
        <w:r w:rsidDel="00000000" w:rsidR="00000000" w:rsidRPr="00000000">
          <w:rPr>
            <w:b w:val="1"/>
            <w:sz w:val="24"/>
            <w:szCs w:val="24"/>
            <w:rtl w:val="0"/>
          </w:rPr>
          <w:t xml:space="preserve">Prepare the Work Breakdown Structure:</w:t>
        </w:r>
        <w:r w:rsidDel="00000000" w:rsidR="00000000" w:rsidRPr="00000000">
          <w:rPr>
            <w:sz w:val="24"/>
            <w:szCs w:val="24"/>
            <w:rtl w:val="0"/>
          </w:rPr>
          <w:t xml:space="preserve"> WBS is subsequently prepared using a Top-Down approach using the scheduling tool Project Libre and the dependencies between the tasks are studied. Time required to carry out each task is studied and entered alongside each task. Key metrics such as Critical path, Slack time and Milestones are identified and a software generated Gantt chart is prepared</w:t>
        </w:r>
      </w:ins>
    </w:p>
    <w:p w:rsidR="00000000" w:rsidDel="00000000" w:rsidP="00000000" w:rsidRDefault="00000000" w:rsidRPr="00000000" w14:paraId="0000005E">
      <w:pPr>
        <w:numPr>
          <w:ilvl w:val="0"/>
          <w:numId w:val="2"/>
        </w:numPr>
        <w:spacing w:after="0" w:lineRule="auto"/>
        <w:ind w:left="720" w:hanging="360"/>
        <w:rPr>
          <w:ins w:author="Joe David" w:id="3" w:date="2017-09-27T15:09:00Z"/>
          <w:b w:val="1"/>
          <w:sz w:val="24"/>
          <w:szCs w:val="24"/>
        </w:rPr>
      </w:pPr>
      <w:ins w:author="Joe David" w:id="3" w:date="2017-09-27T15:09:00Z">
        <w:r w:rsidDel="00000000" w:rsidR="00000000" w:rsidRPr="00000000">
          <w:rPr>
            <w:b w:val="1"/>
            <w:sz w:val="24"/>
            <w:szCs w:val="24"/>
            <w:rtl w:val="0"/>
          </w:rPr>
          <w:t xml:space="preserve">Initial Risk Assessment: </w:t>
        </w:r>
        <w:r w:rsidDel="00000000" w:rsidR="00000000" w:rsidRPr="00000000">
          <w:rPr>
            <w:sz w:val="24"/>
            <w:szCs w:val="24"/>
            <w:rtl w:val="0"/>
          </w:rPr>
          <w:t xml:space="preserve">Risks involved with the project are identified and its technological feasibility (technological proficiency of group members), schedule feasibility (course workload for the semester).</w:t>
        </w:r>
        <w:r w:rsidDel="00000000" w:rsidR="00000000" w:rsidRPr="00000000">
          <w:rPr>
            <w:rtl w:val="0"/>
          </w:rPr>
        </w:r>
      </w:ins>
    </w:p>
    <w:p w:rsidR="00000000" w:rsidDel="00000000" w:rsidP="00000000" w:rsidRDefault="00000000" w:rsidRPr="00000000" w14:paraId="0000005F">
      <w:pPr>
        <w:numPr>
          <w:ilvl w:val="0"/>
          <w:numId w:val="2"/>
        </w:numPr>
        <w:spacing w:after="0" w:lineRule="auto"/>
        <w:ind w:left="720" w:hanging="360"/>
        <w:rPr>
          <w:ins w:author="Joe David" w:id="3" w:date="2017-09-27T15:09:00Z"/>
          <w:b w:val="1"/>
          <w:sz w:val="24"/>
          <w:szCs w:val="24"/>
        </w:rPr>
      </w:pPr>
      <w:ins w:author="Joe David" w:id="3" w:date="2017-09-27T15:09:00Z">
        <w:r w:rsidDel="00000000" w:rsidR="00000000" w:rsidRPr="00000000">
          <w:rPr>
            <w:b w:val="1"/>
            <w:sz w:val="24"/>
            <w:szCs w:val="24"/>
            <w:rtl w:val="0"/>
          </w:rPr>
          <w:t xml:space="preserve">Approximate Resource Utilization: </w:t>
        </w:r>
        <w:r w:rsidDel="00000000" w:rsidR="00000000" w:rsidRPr="00000000">
          <w:rPr>
            <w:sz w:val="24"/>
            <w:szCs w:val="24"/>
            <w:rtl w:val="0"/>
          </w:rPr>
          <w:t xml:space="preserve">The tasks are allocated to various group members based on the results findings of the assessment in the previous step.</w:t>
        </w:r>
        <w:r w:rsidDel="00000000" w:rsidR="00000000" w:rsidRPr="00000000">
          <w:rPr>
            <w:rtl w:val="0"/>
          </w:rPr>
        </w:r>
      </w:ins>
    </w:p>
    <w:p w:rsidR="00000000" w:rsidDel="00000000" w:rsidP="00000000" w:rsidRDefault="00000000" w:rsidRPr="00000000" w14:paraId="00000060">
      <w:pPr>
        <w:numPr>
          <w:ilvl w:val="0"/>
          <w:numId w:val="2"/>
        </w:numPr>
        <w:spacing w:after="0" w:lineRule="auto"/>
        <w:ind w:left="720" w:hanging="360"/>
        <w:rPr>
          <w:ins w:author="Joe David" w:id="3" w:date="2017-09-27T15:09:00Z"/>
          <w:sz w:val="24"/>
          <w:szCs w:val="24"/>
        </w:rPr>
      </w:pPr>
      <w:ins w:author="Joe David" w:id="3" w:date="2017-09-27T15:09:00Z">
        <w:r w:rsidDel="00000000" w:rsidR="00000000" w:rsidRPr="00000000">
          <w:rPr>
            <w:b w:val="1"/>
            <w:sz w:val="24"/>
            <w:szCs w:val="24"/>
            <w:rtl w:val="0"/>
          </w:rPr>
          <w:t xml:space="preserve">Estimate on Budget: </w:t>
        </w:r>
        <w:r w:rsidDel="00000000" w:rsidR="00000000" w:rsidRPr="00000000">
          <w:rPr>
            <w:sz w:val="24"/>
            <w:szCs w:val="24"/>
            <w:rtl w:val="0"/>
          </w:rPr>
          <w:t xml:space="preserve">economic feasibility (Cost/benefit analysis) are studied.</w:t>
        </w:r>
        <w:r w:rsidDel="00000000" w:rsidR="00000000" w:rsidRPr="00000000">
          <w:rPr>
            <w:rtl w:val="0"/>
          </w:rPr>
        </w:r>
      </w:ins>
    </w:p>
    <w:p w:rsidR="00000000" w:rsidDel="00000000" w:rsidP="00000000" w:rsidRDefault="00000000" w:rsidRPr="00000000" w14:paraId="00000061">
      <w:pPr>
        <w:spacing w:after="0" w:lineRule="auto"/>
        <w:rPr>
          <w:ins w:author="Joe David" w:id="3" w:date="2017-09-27T15:09:00Z"/>
          <w:rPrChange w:author="Joe David" w:id="4" w:date="2017-09-27T19:21:00Z">
            <w:rPr>
              <w:b w:val="1"/>
              <w:sz w:val="24"/>
              <w:szCs w:val="24"/>
            </w:rPr>
          </w:rPrChange>
        </w:rPr>
        <w:pPrChange w:author="Joe David" w:id="0" w:date="2017-09-27T19:21:00Z">
          <w:pPr>
            <w:numPr>
              <w:ilvl w:val="0"/>
              <w:numId w:val="2"/>
            </w:numPr>
            <w:ind w:left="720" w:hanging="360"/>
          </w:pPr>
        </w:pPrChange>
      </w:pPr>
      <w:ins w:author="Joe David" w:id="3" w:date="2017-09-27T15:09:00Z">
        <w:r w:rsidDel="00000000" w:rsidR="00000000" w:rsidRPr="00000000">
          <w:rPr>
            <w:rtl w:val="0"/>
          </w:rPr>
        </w:r>
      </w:ins>
    </w:p>
    <w:p w:rsidR="00000000" w:rsidDel="00000000" w:rsidP="00000000" w:rsidRDefault="00000000" w:rsidRPr="00000000" w14:paraId="00000062">
      <w:pPr>
        <w:rPr>
          <w:ins w:author="Joe David" w:id="3" w:date="2017-09-27T15:09:00Z"/>
          <w:rPrChange w:author="Joe David" w:id="4" w:date="2017-09-27T19:21:00Z">
            <w:rPr>
              <w:b w:val="1"/>
              <w:sz w:val="24"/>
              <w:szCs w:val="24"/>
            </w:rPr>
          </w:rPrChange>
        </w:rPr>
        <w:pPrChange w:author="Joe David" w:id="0" w:date="2017-09-27T19:21:00Z">
          <w:pPr>
            <w:numPr>
              <w:ilvl w:val="0"/>
              <w:numId w:val="2"/>
            </w:numPr>
            <w:ind w:left="720" w:hanging="360"/>
          </w:pPr>
        </w:pPrChange>
      </w:pPr>
      <w:ins w:author="Joe David" w:id="3" w:date="2017-09-27T15:09:00Z">
        <w:r w:rsidDel="00000000" w:rsidR="00000000" w:rsidRPr="00000000">
          <w:rPr>
            <w:sz w:val="24"/>
            <w:szCs w:val="24"/>
            <w:rtl w:val="0"/>
            <w:rPrChange w:author="Joe David" w:id="4" w:date="2017-09-27T19:21:00Z">
              <w:rPr>
                <w:b w:val="1"/>
                <w:sz w:val="24"/>
                <w:szCs w:val="24"/>
              </w:rPr>
            </w:rPrChange>
          </w:rPr>
          <w:t xml:space="preserve">At the end of the inception phase is the first major project milestone: the </w:t>
        </w:r>
        <w:r w:rsidDel="00000000" w:rsidR="00000000" w:rsidRPr="00000000">
          <w:rPr>
            <w:sz w:val="24"/>
            <w:szCs w:val="24"/>
            <w:rtl w:val="0"/>
          </w:rPr>
          <w:t xml:space="preserve">Project</w:t>
        </w:r>
        <w:r w:rsidDel="00000000" w:rsidR="00000000" w:rsidRPr="00000000">
          <w:rPr>
            <w:sz w:val="24"/>
            <w:szCs w:val="24"/>
            <w:rtl w:val="0"/>
            <w:rPrChange w:author="Joe David" w:id="4" w:date="2017-09-27T19:21:00Z">
              <w:rPr>
                <w:b w:val="1"/>
                <w:sz w:val="24"/>
                <w:szCs w:val="24"/>
              </w:rPr>
            </w:rPrChange>
          </w:rPr>
          <w:t xml:space="preserve"> Objectives Milestone. The project may be cancelled or considerably re-thought if it fails to pass this milestone.</w:t>
        </w:r>
      </w:ins>
    </w:p>
    <w:p w:rsidR="00000000" w:rsidDel="00000000" w:rsidP="00000000" w:rsidRDefault="00000000" w:rsidRPr="00000000" w14:paraId="00000063">
      <w:pPr>
        <w:pStyle w:val="Heading2"/>
        <w:rPr/>
      </w:pPr>
      <w:bookmarkStart w:colFirst="0" w:colLast="0" w:name="_2bn6wsx" w:id="8"/>
      <w:bookmarkEnd w:id="8"/>
      <w:r w:rsidDel="00000000" w:rsidR="00000000" w:rsidRPr="00000000">
        <w:rPr>
          <w:rtl w:val="0"/>
        </w:rPr>
        <w:tab/>
      </w:r>
      <w:ins w:author="Joe David" w:id="5" w:date="2017-09-27T15:09:00Z">
        <w:r w:rsidDel="00000000" w:rsidR="00000000" w:rsidRPr="00000000">
          <w:rPr>
            <w:rtl w:val="0"/>
          </w:rPr>
          <w:t xml:space="preserve">Elaboration Phase: </w:t>
        </w:r>
      </w:ins>
      <w:r w:rsidDel="00000000" w:rsidR="00000000" w:rsidRPr="00000000">
        <w:rPr>
          <w:rtl w:val="0"/>
        </w:rPr>
      </w:r>
    </w:p>
    <w:p w:rsidR="00000000" w:rsidDel="00000000" w:rsidP="00000000" w:rsidRDefault="00000000" w:rsidRPr="00000000" w14:paraId="00000064">
      <w:pPr>
        <w:rPr>
          <w:ins w:author="Joe David" w:id="6" w:date="2017-09-27T15:09:00Z"/>
          <w:sz w:val="24"/>
          <w:szCs w:val="24"/>
        </w:rPr>
      </w:pPr>
      <w:ins w:author="Joe David" w:id="6" w:date="2017-09-27T15:09:00Z">
        <w:r w:rsidDel="00000000" w:rsidR="00000000" w:rsidRPr="00000000">
          <w:rPr>
            <w:sz w:val="24"/>
            <w:szCs w:val="24"/>
            <w:rtl w:val="0"/>
          </w:rPr>
          <w:t xml:space="preserve">The primary goals of Elaboration are to address known risk factors and to establish and validate the system architecture. </w:t>
        </w:r>
      </w:ins>
    </w:p>
    <w:p w:rsidR="00000000" w:rsidDel="00000000" w:rsidP="00000000" w:rsidRDefault="00000000" w:rsidRPr="00000000" w14:paraId="00000065">
      <w:pPr>
        <w:numPr>
          <w:ilvl w:val="0"/>
          <w:numId w:val="4"/>
        </w:numPr>
        <w:spacing w:after="0" w:lineRule="auto"/>
        <w:ind w:left="720" w:hanging="360"/>
        <w:rPr>
          <w:ins w:author="Joe David" w:id="6" w:date="2017-09-27T15:09:00Z"/>
          <w:b w:val="1"/>
          <w:sz w:val="24"/>
          <w:szCs w:val="24"/>
        </w:rPr>
      </w:pPr>
      <w:ins w:author="Joe David" w:id="6" w:date="2017-09-27T15:09:00Z">
        <w:r w:rsidDel="00000000" w:rsidR="00000000" w:rsidRPr="00000000">
          <w:rPr>
            <w:b w:val="1"/>
            <w:sz w:val="24"/>
            <w:szCs w:val="24"/>
            <w:rtl w:val="0"/>
          </w:rPr>
          <w:t xml:space="preserve">Analyze Use Case models: </w:t>
        </w:r>
        <w:r w:rsidDel="00000000" w:rsidR="00000000" w:rsidRPr="00000000">
          <w:rPr>
            <w:sz w:val="24"/>
            <w:szCs w:val="24"/>
            <w:rtl w:val="0"/>
            <w:rPrChange w:author="Joe David" w:id="4" w:date="2017-09-27T22:21:00Z">
              <w:rPr>
                <w:b w:val="1"/>
                <w:sz w:val="24"/>
                <w:szCs w:val="24"/>
              </w:rPr>
            </w:rPrChange>
          </w:rPr>
          <w:t xml:space="preserve">Prepare Use Case Models for the system</w:t>
        </w:r>
        <w:r w:rsidDel="00000000" w:rsidR="00000000" w:rsidRPr="00000000">
          <w:rPr>
            <w:rtl w:val="0"/>
          </w:rPr>
        </w:r>
      </w:ins>
    </w:p>
    <w:p w:rsidR="00000000" w:rsidDel="00000000" w:rsidP="00000000" w:rsidRDefault="00000000" w:rsidRPr="00000000" w14:paraId="00000066">
      <w:pPr>
        <w:numPr>
          <w:ilvl w:val="0"/>
          <w:numId w:val="4"/>
        </w:numPr>
        <w:spacing w:after="0" w:lineRule="auto"/>
        <w:ind w:left="720" w:hanging="360"/>
        <w:rPr>
          <w:ins w:author="Joe David" w:id="6" w:date="2017-09-27T15:09:00Z"/>
          <w:b w:val="1"/>
          <w:sz w:val="24"/>
          <w:szCs w:val="24"/>
        </w:rPr>
      </w:pPr>
      <w:ins w:author="Joe David" w:id="6" w:date="2017-09-27T15:09:00Z">
        <w:r w:rsidDel="00000000" w:rsidR="00000000" w:rsidRPr="00000000">
          <w:rPr>
            <w:b w:val="1"/>
            <w:sz w:val="24"/>
            <w:szCs w:val="24"/>
            <w:rtl w:val="0"/>
          </w:rPr>
          <w:t xml:space="preserve">Finalizing Architecture: </w:t>
        </w:r>
        <w:r w:rsidDel="00000000" w:rsidR="00000000" w:rsidRPr="00000000">
          <w:rPr>
            <w:sz w:val="24"/>
            <w:szCs w:val="24"/>
            <w:rtl w:val="0"/>
          </w:rPr>
          <w:t xml:space="preserve">The architecture of the system to be developed is finalized.</w:t>
        </w:r>
        <w:r w:rsidDel="00000000" w:rsidR="00000000" w:rsidRPr="00000000">
          <w:rPr>
            <w:rtl w:val="0"/>
          </w:rPr>
        </w:r>
      </w:ins>
    </w:p>
    <w:p w:rsidR="00000000" w:rsidDel="00000000" w:rsidP="00000000" w:rsidRDefault="00000000" w:rsidRPr="00000000" w14:paraId="00000067">
      <w:pPr>
        <w:numPr>
          <w:ilvl w:val="0"/>
          <w:numId w:val="4"/>
        </w:numPr>
        <w:spacing w:after="0" w:lineRule="auto"/>
        <w:ind w:left="720" w:hanging="360"/>
        <w:rPr>
          <w:ins w:author="Joe David" w:id="7" w:date="2017-09-27T21:56:00Z"/>
          <w:b w:val="1"/>
          <w:sz w:val="24"/>
          <w:szCs w:val="24"/>
        </w:rPr>
      </w:pPr>
      <w:ins w:author="Joe David" w:id="6" w:date="2017-09-27T15:09:00Z">
        <w:r w:rsidDel="00000000" w:rsidR="00000000" w:rsidRPr="00000000">
          <w:rPr>
            <w:b w:val="1"/>
            <w:sz w:val="24"/>
            <w:szCs w:val="24"/>
            <w:rtl w:val="0"/>
          </w:rPr>
          <w:t xml:space="preserve">Finalizing software requirements:</w:t>
        </w:r>
        <w:r w:rsidDel="00000000" w:rsidR="00000000" w:rsidRPr="00000000">
          <w:rPr>
            <w:sz w:val="24"/>
            <w:szCs w:val="24"/>
            <w:rtl w:val="0"/>
          </w:rPr>
          <w:t xml:space="preserve"> The integrated development environment for the system is agreed upon. In this case it was WebStorm, Jetbrains</w:t>
        </w:r>
        <w:r w:rsidDel="00000000" w:rsidR="00000000" w:rsidRPr="00000000">
          <w:rPr>
            <w:b w:val="1"/>
            <w:sz w:val="24"/>
            <w:szCs w:val="24"/>
            <w:rtl w:val="0"/>
          </w:rPr>
          <w:t xml:space="preserve">. </w:t>
        </w:r>
      </w:ins>
      <w:r w:rsidDel="00000000" w:rsidR="00000000" w:rsidRPr="00000000">
        <w:rPr>
          <w:sz w:val="24"/>
          <w:szCs w:val="24"/>
          <w:rtl w:val="0"/>
        </w:rPr>
        <w:t xml:space="preserve">Also,</w:t>
      </w:r>
      <w:ins w:author="Joe David" w:id="7" w:date="2017-09-27T21:56:00Z">
        <w:r w:rsidDel="00000000" w:rsidR="00000000" w:rsidRPr="00000000">
          <w:rPr>
            <w:sz w:val="24"/>
            <w:szCs w:val="24"/>
            <w:rtl w:val="0"/>
          </w:rPr>
          <w:t xml:space="preserve"> a basic pseudo code is designed</w:t>
        </w:r>
        <w:r w:rsidDel="00000000" w:rsidR="00000000" w:rsidRPr="00000000">
          <w:rPr>
            <w:rtl w:val="0"/>
          </w:rPr>
        </w:r>
      </w:ins>
    </w:p>
    <w:p w:rsidR="00000000" w:rsidDel="00000000" w:rsidP="00000000" w:rsidRDefault="00000000" w:rsidRPr="00000000" w14:paraId="00000068">
      <w:pPr>
        <w:numPr>
          <w:ilvl w:val="0"/>
          <w:numId w:val="4"/>
        </w:numPr>
        <w:spacing w:after="0" w:lineRule="auto"/>
        <w:ind w:left="780" w:hanging="360"/>
        <w:rPr>
          <w:ins w:author="Joe David" w:id="7" w:date="2017-09-27T21:56:00Z"/>
          <w:b w:val="1"/>
          <w:sz w:val="24"/>
          <w:szCs w:val="24"/>
        </w:rPr>
      </w:pPr>
      <w:ins w:author="Joe David" w:id="7" w:date="2017-09-27T21:56:00Z">
        <w:r w:rsidDel="00000000" w:rsidR="00000000" w:rsidRPr="00000000">
          <w:rPr>
            <w:b w:val="1"/>
            <w:sz w:val="24"/>
            <w:szCs w:val="24"/>
            <w:rtl w:val="0"/>
          </w:rPr>
          <w:t xml:space="preserve">Finalizing the hardware requirements: </w:t>
        </w:r>
        <w:r w:rsidDel="00000000" w:rsidR="00000000" w:rsidRPr="00000000">
          <w:rPr>
            <w:sz w:val="24"/>
            <w:szCs w:val="24"/>
            <w:rtl w:val="0"/>
          </w:rPr>
          <w:t xml:space="preserve">The hardware requirement for the project is next finalized. Most of it are them are available in the Fastory Line.</w:t>
        </w:r>
        <w:r w:rsidDel="00000000" w:rsidR="00000000" w:rsidRPr="00000000">
          <w:rPr>
            <w:rtl w:val="0"/>
          </w:rPr>
        </w:r>
      </w:ins>
    </w:p>
    <w:p w:rsidR="00000000" w:rsidDel="00000000" w:rsidP="00000000" w:rsidRDefault="00000000" w:rsidRPr="00000000" w14:paraId="00000069">
      <w:pPr>
        <w:numPr>
          <w:ilvl w:val="0"/>
          <w:numId w:val="4"/>
        </w:numPr>
        <w:spacing w:after="0" w:lineRule="auto"/>
        <w:ind w:left="780" w:hanging="360"/>
        <w:rPr>
          <w:ins w:author="Joe David" w:id="7" w:date="2017-09-27T21:56:00Z"/>
          <w:b w:val="1"/>
          <w:sz w:val="24"/>
          <w:szCs w:val="24"/>
        </w:rPr>
      </w:pPr>
      <w:ins w:author="Joe David" w:id="7" w:date="2017-09-27T21:56:00Z">
        <w:r w:rsidDel="00000000" w:rsidR="00000000" w:rsidRPr="00000000">
          <w:rPr>
            <w:b w:val="1"/>
            <w:sz w:val="24"/>
            <w:szCs w:val="24"/>
            <w:rtl w:val="0"/>
          </w:rPr>
          <w:t xml:space="preserve">Analyzing Probability of Risk: </w:t>
        </w:r>
        <w:r w:rsidDel="00000000" w:rsidR="00000000" w:rsidRPr="00000000">
          <w:rPr>
            <w:sz w:val="24"/>
            <w:szCs w:val="24"/>
            <w:rtl w:val="0"/>
          </w:rPr>
          <w:t xml:space="preserve">Based on the selected architecture, are finalized hardware and software a final risk assessment is carried out before moving to the next phase, i.e Construction.</w:t>
        </w:r>
        <w:r w:rsidDel="00000000" w:rsidR="00000000" w:rsidRPr="00000000">
          <w:rPr>
            <w:rtl w:val="0"/>
          </w:rPr>
        </w:r>
      </w:ins>
    </w:p>
    <w:p w:rsidR="00000000" w:rsidDel="00000000" w:rsidP="00000000" w:rsidRDefault="00000000" w:rsidRPr="00000000" w14:paraId="0000006A">
      <w:pPr>
        <w:numPr>
          <w:ilvl w:val="0"/>
          <w:numId w:val="4"/>
        </w:numPr>
        <w:spacing w:after="0" w:lineRule="auto"/>
        <w:ind w:left="780" w:hanging="360"/>
        <w:rPr>
          <w:ins w:author="Joe David" w:id="7" w:date="2017-09-27T21:56:00Z"/>
          <w:sz w:val="24"/>
          <w:szCs w:val="24"/>
        </w:rPr>
      </w:pPr>
      <w:ins w:author="Joe David" w:id="7" w:date="2017-09-27T21:56:00Z">
        <w:r w:rsidDel="00000000" w:rsidR="00000000" w:rsidRPr="00000000">
          <w:rPr>
            <w:b w:val="1"/>
            <w:sz w:val="24"/>
            <w:szCs w:val="24"/>
            <w:rtl w:val="0"/>
          </w:rPr>
          <w:t xml:space="preserve">Finalize Budget: </w:t>
        </w:r>
        <w:r w:rsidDel="00000000" w:rsidR="00000000" w:rsidRPr="00000000">
          <w:rPr>
            <w:sz w:val="24"/>
            <w:szCs w:val="24"/>
            <w:rtl w:val="0"/>
          </w:rPr>
          <w:t xml:space="preserve">The budget for the project is finalized at the end of this stage.</w:t>
        </w:r>
        <w:r w:rsidDel="00000000" w:rsidR="00000000" w:rsidRPr="00000000">
          <w:rPr>
            <w:rtl w:val="0"/>
          </w:rPr>
        </w:r>
      </w:ins>
    </w:p>
    <w:p w:rsidR="00000000" w:rsidDel="00000000" w:rsidP="00000000" w:rsidRDefault="00000000" w:rsidRPr="00000000" w14:paraId="0000006B">
      <w:pPr>
        <w:spacing w:after="0" w:lineRule="auto"/>
        <w:rPr>
          <w:ins w:author="Joe David" w:id="7" w:date="2017-09-27T21:56:00Z"/>
          <w:rPrChange w:author="Joe David" w:id="4" w:date="2017-09-27T19:21:00Z">
            <w:rPr>
              <w:b w:val="1"/>
              <w:sz w:val="24"/>
              <w:szCs w:val="24"/>
            </w:rPr>
          </w:rPrChange>
        </w:rPr>
        <w:pPrChange w:author="Joe David" w:id="0" w:date="2017-09-27T19:21:00Z">
          <w:pPr>
            <w:numPr>
              <w:ilvl w:val="0"/>
              <w:numId w:val="4"/>
            </w:numPr>
            <w:ind w:left="780" w:hanging="360"/>
          </w:pPr>
        </w:pPrChange>
      </w:pPr>
      <w:ins w:author="Joe David" w:id="7" w:date="2017-09-27T21:56:00Z">
        <w:r w:rsidDel="00000000" w:rsidR="00000000" w:rsidRPr="00000000">
          <w:rPr>
            <w:rtl w:val="0"/>
          </w:rPr>
        </w:r>
      </w:ins>
    </w:p>
    <w:p w:rsidR="00000000" w:rsidDel="00000000" w:rsidP="00000000" w:rsidRDefault="00000000" w:rsidRPr="00000000" w14:paraId="0000006C">
      <w:pPr>
        <w:rPr>
          <w:ins w:author="Joe David" w:id="7" w:date="2017-09-27T21:56:00Z"/>
          <w:rPrChange w:author="Joe David" w:id="4" w:date="2017-09-27T19:21:00Z">
            <w:rPr>
              <w:sz w:val="24"/>
              <w:szCs w:val="24"/>
            </w:rPr>
          </w:rPrChange>
        </w:rPr>
        <w:pPrChange w:author="Joe David" w:id="0" w:date="2017-09-27T19:21:00Z">
          <w:pPr>
            <w:numPr>
              <w:ilvl w:val="0"/>
              <w:numId w:val="4"/>
            </w:numPr>
            <w:ind w:left="780" w:hanging="360"/>
          </w:pPr>
        </w:pPrChange>
      </w:pPr>
      <w:ins w:author="Joe David" w:id="7" w:date="2017-09-27T21:56:00Z">
        <w:r w:rsidDel="00000000" w:rsidR="00000000" w:rsidRPr="00000000">
          <w:rPr>
            <w:sz w:val="24"/>
            <w:szCs w:val="24"/>
            <w:rtl w:val="0"/>
            <w:rPrChange w:author="Joe David" w:id="4" w:date="2017-09-27T19:21:00Z">
              <w:rPr>
                <w:b w:val="1"/>
                <w:sz w:val="24"/>
                <w:szCs w:val="24"/>
              </w:rPr>
            </w:rPrChange>
          </w:rPr>
          <w:t xml:space="preserve">At the end of the elaboration phase is the second important project milestone, the </w:t>
        </w:r>
        <w:r w:rsidDel="00000000" w:rsidR="00000000" w:rsidRPr="00000000">
          <w:rPr>
            <w:sz w:val="24"/>
            <w:szCs w:val="24"/>
            <w:rtl w:val="0"/>
          </w:rPr>
          <w:t xml:space="preserve">Project</w:t>
        </w:r>
        <w:r w:rsidDel="00000000" w:rsidR="00000000" w:rsidRPr="00000000">
          <w:rPr>
            <w:sz w:val="24"/>
            <w:szCs w:val="24"/>
            <w:rtl w:val="0"/>
            <w:rPrChange w:author="Joe David" w:id="4" w:date="2017-09-27T19:21:00Z">
              <w:rPr>
                <w:b w:val="1"/>
                <w:sz w:val="24"/>
                <w:szCs w:val="24"/>
              </w:rPr>
            </w:rPrChange>
          </w:rPr>
          <w:t xml:space="preserve"> Architecture. The project may be aborted or considerably re-thought if it fails to pass this milestone.</w:t>
        </w:r>
        <w:r w:rsidDel="00000000" w:rsidR="00000000" w:rsidRPr="00000000">
          <w:rPr>
            <w:rtl w:val="0"/>
          </w:rPr>
        </w:r>
      </w:ins>
    </w:p>
    <w:p w:rsidR="00000000" w:rsidDel="00000000" w:rsidP="00000000" w:rsidRDefault="00000000" w:rsidRPr="00000000" w14:paraId="0000006D">
      <w:pPr>
        <w:pStyle w:val="Heading2"/>
        <w:rPr/>
        <w:pPrChange w:author="Joe David" w:id="0" w:date="2017-09-27T22:21:00Z">
          <w:pPr/>
        </w:pPrChange>
      </w:pPr>
      <w:bookmarkStart w:colFirst="0" w:colLast="0" w:name="_qsh70q" w:id="9"/>
      <w:bookmarkEnd w:id="9"/>
      <w:r w:rsidDel="00000000" w:rsidR="00000000" w:rsidRPr="00000000">
        <w:rPr>
          <w:rtl w:val="0"/>
        </w:rPr>
        <w:tab/>
      </w:r>
      <w:ins w:author="Joe David" w:id="8" w:date="2017-09-27T15:09:00Z">
        <w:r w:rsidDel="00000000" w:rsidR="00000000" w:rsidRPr="00000000">
          <w:rPr>
            <w:rtl w:val="0"/>
          </w:rPr>
          <w:t xml:space="preserve">Construction Phase:</w:t>
        </w:r>
      </w:ins>
      <w:r w:rsidDel="00000000" w:rsidR="00000000" w:rsidRPr="00000000">
        <w:rPr>
          <w:rtl w:val="0"/>
        </w:rPr>
      </w:r>
    </w:p>
    <w:p w:rsidR="00000000" w:rsidDel="00000000" w:rsidP="00000000" w:rsidRDefault="00000000" w:rsidRPr="00000000" w14:paraId="0000006E">
      <w:pPr>
        <w:rPr>
          <w:ins w:author="Joe David" w:id="9" w:date="2017-09-27T19:17:00Z"/>
          <w:sz w:val="24"/>
          <w:szCs w:val="24"/>
        </w:rPr>
      </w:pPr>
      <w:r w:rsidDel="00000000" w:rsidR="00000000" w:rsidRPr="00000000">
        <w:rPr>
          <w:sz w:val="24"/>
          <w:szCs w:val="24"/>
          <w:rtl w:val="0"/>
        </w:rPr>
        <w:t xml:space="preserve">During the construction phase, all remaining components and application features are developed and integrated into the product, and all features are thoroughly tested.</w:t>
      </w:r>
      <w:ins w:author="Joe David" w:id="9" w:date="2017-09-27T19:17:00Z">
        <w:r w:rsidDel="00000000" w:rsidR="00000000" w:rsidRPr="00000000">
          <w:rPr>
            <w:rtl w:val="0"/>
          </w:rPr>
        </w:r>
      </w:ins>
    </w:p>
    <w:p w:rsidR="00000000" w:rsidDel="00000000" w:rsidP="00000000" w:rsidRDefault="00000000" w:rsidRPr="00000000" w14:paraId="0000006F">
      <w:pPr>
        <w:keepNext w:val="0"/>
        <w:keepLines w:val="0"/>
        <w:widowControl w:val="0"/>
        <w:numPr>
          <w:ilvl w:val="0"/>
          <w:numId w:val="5"/>
        </w:numPr>
        <w:spacing w:after="0" w:before="0" w:line="259" w:lineRule="auto"/>
        <w:ind w:left="720" w:right="0" w:hanging="360"/>
        <w:jc w:val="both"/>
        <w:rPr>
          <w:ins w:author="Joe David" w:id="12" w:date="2017-09-27T19:17:00Z"/>
          <w:b w:val="0"/>
          <w:i w:val="0"/>
          <w:smallCaps w:val="0"/>
          <w:strike w:val="0"/>
          <w:color w:val="000000"/>
          <w:sz w:val="21"/>
          <w:szCs w:val="21"/>
          <w:u w:val="none"/>
          <w:shd w:fill="auto" w:val="clear"/>
          <w:vertAlign w:val="baseline"/>
          <w:rPrChange w:author="Joe David" w:id="4" w:date="2017-09-27T21:58:00Z">
            <w:rPr>
              <w:b w:val="1"/>
              <w:sz w:val="24"/>
              <w:szCs w:val="24"/>
            </w:rPr>
          </w:rPrChange>
        </w:rPr>
        <w:pPrChange w:author="Joe David" w:id="0" w:date="2017-09-27T21:58:00Z">
          <w:pPr/>
        </w:pPrChange>
      </w:pPr>
      <w:r w:rsidDel="00000000" w:rsidR="00000000" w:rsidRPr="00000000">
        <w:rPr>
          <w:b w:val="1"/>
          <w:sz w:val="24"/>
          <w:szCs w:val="24"/>
          <w:rtl w:val="0"/>
        </w:rPr>
        <w:t xml:space="preserve">Software development</w:t>
      </w:r>
      <w:ins w:author="Joe David" w:id="10" w:date="2017-09-27T21:58:00Z">
        <w:r w:rsidDel="00000000" w:rsidR="00000000" w:rsidRPr="00000000">
          <w:rPr>
            <w:b w:val="1"/>
            <w:sz w:val="24"/>
            <w:szCs w:val="24"/>
            <w:rtl w:val="0"/>
          </w:rPr>
          <w:t xml:space="preserve">: </w:t>
        </w:r>
        <w:r w:rsidDel="00000000" w:rsidR="00000000" w:rsidRPr="00000000">
          <w:rPr>
            <w:sz w:val="24"/>
            <w:szCs w:val="24"/>
            <w:rtl w:val="0"/>
          </w:rPr>
          <w:t xml:space="preserve">The </w:t>
        </w:r>
      </w:ins>
      <w:r w:rsidDel="00000000" w:rsidR="00000000" w:rsidRPr="00000000">
        <w:rPr>
          <w:sz w:val="24"/>
          <w:szCs w:val="24"/>
          <w:rtl w:val="0"/>
        </w:rPr>
        <w:t xml:space="preserve">software</w:t>
      </w:r>
      <w:ins w:author="Joe David" w:id="11" w:date="2017-09-27T21:58:00Z">
        <w:r w:rsidDel="00000000" w:rsidR="00000000" w:rsidRPr="00000000">
          <w:rPr>
            <w:sz w:val="24"/>
            <w:szCs w:val="24"/>
            <w:rtl w:val="0"/>
          </w:rPr>
          <w:t xml:space="preserve"> </w:t>
        </w:r>
      </w:ins>
      <w:r w:rsidDel="00000000" w:rsidR="00000000" w:rsidRPr="00000000">
        <w:rPr>
          <w:sz w:val="24"/>
          <w:szCs w:val="24"/>
          <w:rtl w:val="0"/>
        </w:rPr>
        <w:t xml:space="preserve">components of system is being constructed by using suitable web development tools and platforms. This part also involves development of different communication mediums which allows us to communicate between factory line with front end user interface.  </w:t>
      </w:r>
      <w:ins w:author="Joe David" w:id="12" w:date="2017-09-27T19:17:00Z">
        <w:r w:rsidDel="00000000" w:rsidR="00000000" w:rsidRPr="00000000">
          <w:rPr>
            <w:rtl w:val="0"/>
          </w:rPr>
        </w:r>
      </w:ins>
    </w:p>
    <w:p w:rsidR="00000000" w:rsidDel="00000000" w:rsidP="00000000" w:rsidRDefault="00000000" w:rsidRPr="00000000" w14:paraId="0000007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ins w:author="Joe David" w:id="12" w:date="2017-09-27T19:17:00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Build user Interface</w:t>
        </w:r>
      </w:in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ns w:author="Joe David" w:id="13" w:date="2017-09-27T21:59:00Z"/>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part consists of building front-end UI and data retrieval implementation. The basic front-end UI will be built first and since it is an iterative activity. The modifications will happen later after inclusion of various operational features and experiencing different user experiences. </w:t>
      </w:r>
      <w:ins w:author="Joe David" w:id="13" w:date="2017-09-27T21:59:00Z">
        <w:r w:rsidDel="00000000" w:rsidR="00000000" w:rsidRPr="00000000">
          <w:rPr>
            <w:rtl w:val="0"/>
          </w:rPr>
        </w:r>
      </w:ins>
    </w:p>
    <w:p w:rsidR="00000000" w:rsidDel="00000000" w:rsidP="00000000" w:rsidRDefault="00000000" w:rsidRPr="00000000" w14:paraId="00000072">
      <w:pPr>
        <w:keepNext w:val="0"/>
        <w:keepLines w:val="0"/>
        <w:widowControl w:val="0"/>
        <w:numPr>
          <w:ilvl w:val="0"/>
          <w:numId w:val="5"/>
        </w:numPr>
        <w:spacing w:after="0" w:before="0" w:line="259" w:lineRule="auto"/>
        <w:ind w:left="720" w:right="0" w:hanging="360"/>
        <w:jc w:val="both"/>
        <w:rPr>
          <w:ins w:author="Joe David" w:id="14" w:date="2017-09-27T19:25:00Z"/>
          <w:b w:val="0"/>
          <w:i w:val="0"/>
          <w:smallCaps w:val="0"/>
          <w:strike w:val="0"/>
          <w:color w:val="000000"/>
          <w:sz w:val="21"/>
          <w:szCs w:val="21"/>
          <w:u w:val="none"/>
          <w:shd w:fill="auto" w:val="clear"/>
          <w:vertAlign w:val="baseline"/>
          <w:rPrChange w:author="Joe David" w:id="4" w:date="2017-09-27T19:17:00Z">
            <w:rPr>
              <w:b w:val="1"/>
              <w:sz w:val="24"/>
              <w:szCs w:val="24"/>
            </w:rPr>
          </w:rPrChange>
        </w:rPr>
        <w:pPrChange w:author="Joe David" w:id="0" w:date="2017-09-27T19:17:00Z">
          <w:pPr/>
        </w:pPrChange>
      </w:pPr>
      <w:ins w:author="Joe David" w:id="13" w:date="2017-09-27T21:59:00Z">
        <w:r w:rsidDel="00000000" w:rsidR="00000000" w:rsidRPr="00000000">
          <w:rPr>
            <w:b w:val="1"/>
            <w:sz w:val="24"/>
            <w:szCs w:val="24"/>
            <w:rtl w:val="0"/>
          </w:rPr>
          <w:t xml:space="preserve">Introduce </w:t>
        </w:r>
      </w:ins>
      <w:r w:rsidDel="00000000" w:rsidR="00000000" w:rsidRPr="00000000">
        <w:rPr>
          <w:b w:val="1"/>
          <w:sz w:val="24"/>
          <w:szCs w:val="24"/>
          <w:rtl w:val="0"/>
        </w:rPr>
        <w:t xml:space="preserve">k</w:t>
      </w:r>
      <w:ins w:author="Joe David" w:id="14" w:date="2017-09-27T19:25:00Z">
        <w:r w:rsidDel="00000000" w:rsidR="00000000" w:rsidRPr="00000000">
          <w:rPr>
            <w:b w:val="1"/>
            <w:sz w:val="24"/>
            <w:szCs w:val="24"/>
            <w:rtl w:val="0"/>
          </w:rPr>
          <w:t xml:space="preserve">nowledge base:</w:t>
        </w:r>
      </w:ins>
    </w:p>
    <w:p w:rsidR="00000000" w:rsidDel="00000000" w:rsidP="00000000" w:rsidRDefault="00000000" w:rsidRPr="00000000" w14:paraId="00000073">
      <w:pPr>
        <w:keepNext w:val="0"/>
        <w:keepLines w:val="0"/>
        <w:widowControl w:val="0"/>
        <w:spacing w:after="0" w:before="0" w:line="259" w:lineRule="auto"/>
        <w:ind w:left="720" w:right="0" w:firstLine="0"/>
        <w:jc w:val="both"/>
        <w:rPr>
          <w:ins w:author="Joe David" w:id="16" w:date="2017-09-27T19:17:00Z"/>
          <w:rFonts w:ascii="Calibri" w:cs="Calibri" w:eastAsia="Calibri" w:hAnsi="Calibri"/>
          <w:i w:val="0"/>
          <w:smallCaps w:val="0"/>
          <w:strike w:val="0"/>
          <w:color w:val="000000"/>
          <w:sz w:val="21"/>
          <w:szCs w:val="21"/>
          <w:u w:val="none"/>
          <w:shd w:fill="auto" w:val="clear"/>
          <w:vertAlign w:val="baseline"/>
          <w:rPrChange w:author="Joe David" w:id="4" w:date="2017-09-27T19:28:00Z">
            <w:rPr>
              <w:b w:val="1"/>
              <w:sz w:val="24"/>
              <w:szCs w:val="24"/>
            </w:rPr>
          </w:rPrChange>
        </w:rPr>
        <w:pPrChange w:author="Joe David" w:id="0" w:date="2017-09-27T19:28:00Z">
          <w:pPr/>
        </w:pPrChange>
      </w:pPr>
      <w:r w:rsidDel="00000000" w:rsidR="00000000" w:rsidRPr="00000000">
        <w:rPr>
          <w:sz w:val="24"/>
          <w:szCs w:val="24"/>
          <w:rtl w:val="0"/>
        </w:rPr>
        <w:t xml:space="preserve">The processing of data and building </w:t>
      </w:r>
      <w:ins w:author="Joe David" w:id="15" w:date="2017-09-27T19:28:00Z">
        <w:r w:rsidDel="00000000" w:rsidR="00000000" w:rsidRPr="00000000">
          <w:rPr>
            <w:sz w:val="24"/>
            <w:szCs w:val="24"/>
            <w:rtl w:val="0"/>
          </w:rPr>
          <w:t xml:space="preserve">OWL Knowledge base </w:t>
        </w:r>
      </w:ins>
      <w:r w:rsidDel="00000000" w:rsidR="00000000" w:rsidRPr="00000000">
        <w:rPr>
          <w:sz w:val="24"/>
          <w:szCs w:val="24"/>
          <w:rtl w:val="0"/>
        </w:rPr>
        <w:t xml:space="preserve">will be completed in this phase. In order to develop a pre-knowledge based system an informative set of data collection is also included in this phase.  </w:t>
      </w:r>
      <w:ins w:author="Joe David" w:id="16" w:date="2017-09-27T19:17:00Z">
        <w:r w:rsidDel="00000000" w:rsidR="00000000" w:rsidRPr="00000000">
          <w:rPr>
            <w:rtl w:val="0"/>
          </w:rPr>
        </w:r>
      </w:ins>
    </w:p>
    <w:p w:rsidR="00000000" w:rsidDel="00000000" w:rsidP="00000000" w:rsidRDefault="00000000" w:rsidRPr="00000000" w14:paraId="00000074">
      <w:pPr>
        <w:keepNext w:val="0"/>
        <w:keepLines w:val="0"/>
        <w:widowControl w:val="0"/>
        <w:numPr>
          <w:ilvl w:val="0"/>
          <w:numId w:val="5"/>
        </w:numPr>
        <w:spacing w:after="0" w:before="0" w:line="259" w:lineRule="auto"/>
        <w:ind w:left="720" w:right="0" w:hanging="360"/>
        <w:jc w:val="both"/>
        <w:rPr>
          <w:ins w:author="Joe David" w:id="17" w:date="2017-09-27T19:18:00Z"/>
          <w:b w:val="0"/>
          <w:i w:val="0"/>
          <w:smallCaps w:val="0"/>
          <w:strike w:val="0"/>
          <w:color w:val="000000"/>
          <w:sz w:val="21"/>
          <w:szCs w:val="21"/>
          <w:u w:val="none"/>
          <w:shd w:fill="auto" w:val="clear"/>
          <w:vertAlign w:val="baseline"/>
          <w:rPrChange w:author="Joe David" w:id="4" w:date="2017-09-27T19:29:00Z">
            <w:rPr>
              <w:b w:val="1"/>
              <w:sz w:val="24"/>
              <w:szCs w:val="24"/>
            </w:rPr>
          </w:rPrChange>
        </w:rPr>
        <w:pPrChange w:author="Joe David" w:id="0" w:date="2017-09-27T19:29:00Z">
          <w:pPr/>
        </w:pPrChange>
      </w:pPr>
      <w:ins w:author="Joe David" w:id="16" w:date="2017-09-27T19:17:00Z">
        <w:r w:rsidDel="00000000" w:rsidR="00000000" w:rsidRPr="00000000">
          <w:rPr>
            <w:b w:val="1"/>
            <w:sz w:val="24"/>
            <w:szCs w:val="24"/>
            <w:rtl w:val="0"/>
          </w:rPr>
          <w:t xml:space="preserve">Prototype Testing:</w:t>
        </w:r>
      </w:ins>
      <w:r w:rsidDel="00000000" w:rsidR="00000000" w:rsidRPr="00000000">
        <w:rPr>
          <w:b w:val="1"/>
          <w:sz w:val="24"/>
          <w:szCs w:val="24"/>
          <w:rtl w:val="0"/>
        </w:rPr>
        <w:t xml:space="preserve"> </w:t>
      </w:r>
      <w:r w:rsidDel="00000000" w:rsidR="00000000" w:rsidRPr="00000000">
        <w:rPr>
          <w:sz w:val="24"/>
          <w:szCs w:val="24"/>
          <w:rtl w:val="0"/>
        </w:rPr>
        <w:t xml:space="preserve">It involves the testing and simulations of different software blocks on the Fastory Simulator. </w:t>
      </w:r>
      <w:ins w:author="Joe David" w:id="17" w:date="2017-09-27T19:18:00Z">
        <w:r w:rsidDel="00000000" w:rsidR="00000000" w:rsidRPr="00000000">
          <w:rPr>
            <w:rtl w:val="0"/>
          </w:rPr>
        </w:r>
      </w:ins>
    </w:p>
    <w:p w:rsidR="00000000" w:rsidDel="00000000" w:rsidP="00000000" w:rsidRDefault="00000000" w:rsidRPr="00000000" w14:paraId="00000075">
      <w:pPr>
        <w:keepNext w:val="0"/>
        <w:keepLines w:val="0"/>
        <w:widowControl w:val="0"/>
        <w:numPr>
          <w:ilvl w:val="0"/>
          <w:numId w:val="5"/>
        </w:numPr>
        <w:spacing w:after="0" w:before="0" w:line="259" w:lineRule="auto"/>
        <w:ind w:left="720" w:right="0" w:hanging="360"/>
        <w:jc w:val="both"/>
        <w:rPr>
          <w:ins w:author="Joe David" w:id="18" w:date="2017-09-27T22:02:00Z"/>
          <w:b w:val="1"/>
          <w:i w:val="0"/>
          <w:smallCaps w:val="0"/>
          <w:strike w:val="0"/>
          <w:color w:val="000000"/>
          <w:sz w:val="21"/>
          <w:szCs w:val="21"/>
          <w:u w:val="none"/>
          <w:shd w:fill="auto" w:val="clear"/>
          <w:vertAlign w:val="baseline"/>
          <w:rPrChange w:author="Joe David" w:id="4" w:date="2017-09-27T19:17:00Z">
            <w:rPr>
              <w:sz w:val="24"/>
              <w:szCs w:val="24"/>
            </w:rPr>
          </w:rPrChange>
        </w:rPr>
        <w:pPrChange w:author="Joe David" w:id="0" w:date="2017-09-27T19:17:00Z">
          <w:pPr/>
        </w:pPrChange>
      </w:pPr>
      <w:ins w:author="Joe David" w:id="17" w:date="2017-09-27T19:18:00Z">
        <w:r w:rsidDel="00000000" w:rsidR="00000000" w:rsidRPr="00000000">
          <w:rPr>
            <w:b w:val="1"/>
            <w:sz w:val="24"/>
            <w:szCs w:val="24"/>
            <w:rtl w:val="0"/>
          </w:rPr>
          <w:t xml:space="preserve">Modification and debugging of Prototype: </w:t>
        </w:r>
      </w:ins>
      <w:r w:rsidDel="00000000" w:rsidR="00000000" w:rsidRPr="00000000">
        <w:rPr>
          <w:sz w:val="24"/>
          <w:szCs w:val="24"/>
          <w:rtl w:val="0"/>
        </w:rPr>
        <w:t xml:space="preserve">Depending on the simulations and prototype testing results, some necessary modification to pre-developed prototype can be done in this span of time</w:t>
      </w:r>
      <w:ins w:author="Joe David" w:id="18" w:date="2017-09-27T22:02:00Z">
        <w:r w:rsidDel="00000000" w:rsidR="00000000" w:rsidRPr="00000000">
          <w:rPr>
            <w:sz w:val="24"/>
            <w:szCs w:val="24"/>
            <w:rtl w:val="0"/>
          </w:rPr>
          <w:t xml:space="preserve">.</w:t>
        </w:r>
        <w:r w:rsidDel="00000000" w:rsidR="00000000" w:rsidRPr="00000000">
          <w:rPr>
            <w:rtl w:val="0"/>
          </w:rPr>
        </w:r>
      </w:ins>
    </w:p>
    <w:p w:rsidR="00000000" w:rsidDel="00000000" w:rsidP="00000000" w:rsidRDefault="00000000" w:rsidRPr="00000000" w14:paraId="00000076">
      <w:pPr>
        <w:keepNext w:val="0"/>
        <w:keepLines w:val="0"/>
        <w:widowControl w:val="0"/>
        <w:numPr>
          <w:ilvl w:val="0"/>
          <w:numId w:val="5"/>
        </w:numPr>
        <w:spacing w:after="0" w:before="0" w:line="259" w:lineRule="auto"/>
        <w:ind w:left="720" w:right="0" w:hanging="360"/>
        <w:jc w:val="both"/>
        <w:rPr>
          <w:ins w:author="Joe David" w:id="19" w:date="2017-09-27T19:18:00Z"/>
          <w:b w:val="0"/>
          <w:i w:val="0"/>
          <w:smallCaps w:val="0"/>
          <w:strike w:val="0"/>
          <w:color w:val="000000"/>
          <w:sz w:val="21"/>
          <w:szCs w:val="21"/>
          <w:u w:val="none"/>
          <w:shd w:fill="auto" w:val="clear"/>
          <w:vertAlign w:val="baseline"/>
          <w:rPrChange w:author="Joe David" w:id="4" w:date="2017-09-27T19:17:00Z">
            <w:rPr>
              <w:b w:val="1"/>
              <w:sz w:val="24"/>
              <w:szCs w:val="24"/>
            </w:rPr>
          </w:rPrChange>
        </w:rPr>
        <w:pPrChange w:author="Joe David" w:id="0" w:date="2017-09-27T19:17:00Z">
          <w:pPr/>
        </w:pPrChange>
      </w:pPr>
      <w:ins w:author="Joe David" w:id="18" w:date="2017-09-27T22:02:00Z">
        <w:r w:rsidDel="00000000" w:rsidR="00000000" w:rsidRPr="00000000">
          <w:rPr>
            <w:b w:val="1"/>
            <w:sz w:val="24"/>
            <w:szCs w:val="24"/>
            <w:rtl w:val="0"/>
          </w:rPr>
          <w:t xml:space="preserve">Project Deployment: </w:t>
        </w:r>
      </w:ins>
      <w:r w:rsidDel="00000000" w:rsidR="00000000" w:rsidRPr="00000000">
        <w:rPr>
          <w:sz w:val="24"/>
          <w:szCs w:val="24"/>
          <w:rtl w:val="0"/>
        </w:rPr>
        <w:t xml:space="preserve">The software hardware integration and testing phase is planned for this phase. It includes several iterations since it is different to replicate the simulation results on hardware. Finding of the hardware constrains and implementation restrictions for full scale deployment is the major part of this phase. Other tasks include researching suitable methodology for project integration and successful operational deployment.  </w:t>
      </w:r>
      <w:ins w:author="Joe David" w:id="19" w:date="2017-09-27T19:18:00Z">
        <w:r w:rsidDel="00000000" w:rsidR="00000000" w:rsidRPr="00000000">
          <w:rPr>
            <w:rtl w:val="0"/>
          </w:rPr>
        </w:r>
      </w:ins>
    </w:p>
    <w:p w:rsidR="00000000" w:rsidDel="00000000" w:rsidP="00000000" w:rsidRDefault="00000000" w:rsidRPr="00000000" w14:paraId="00000077">
      <w:pPr>
        <w:keepNext w:val="0"/>
        <w:keepLines w:val="0"/>
        <w:widowControl w:val="0"/>
        <w:numPr>
          <w:ilvl w:val="0"/>
          <w:numId w:val="5"/>
        </w:numPr>
        <w:spacing w:after="160" w:before="0" w:line="259" w:lineRule="auto"/>
        <w:ind w:left="720" w:right="0" w:hanging="360"/>
        <w:jc w:val="both"/>
        <w:rPr>
          <w:ins w:author="Joe David" w:id="20" w:date="2017-09-27T19:20:00Z"/>
          <w:b w:val="0"/>
          <w:i w:val="0"/>
          <w:smallCaps w:val="0"/>
          <w:strike w:val="0"/>
          <w:color w:val="000000"/>
          <w:sz w:val="21"/>
          <w:szCs w:val="21"/>
          <w:u w:val="none"/>
          <w:shd w:fill="auto" w:val="clear"/>
          <w:vertAlign w:val="baseline"/>
          <w:rPrChange w:author="Joe David" w:id="4" w:date="2017-09-27T19:18:00Z">
            <w:rPr>
              <w:b w:val="1"/>
              <w:sz w:val="24"/>
              <w:szCs w:val="24"/>
            </w:rPr>
          </w:rPrChange>
        </w:rPr>
        <w:pPrChange w:author="Joe David" w:id="0" w:date="2017-09-27T19:18:00Z">
          <w:pPr/>
        </w:pPrChange>
      </w:pPr>
      <w:ins w:author="Joe David" w:id="19" w:date="2017-09-27T19:18:00Z">
        <w:r w:rsidDel="00000000" w:rsidR="00000000" w:rsidRPr="00000000">
          <w:rPr>
            <w:b w:val="1"/>
            <w:sz w:val="24"/>
            <w:szCs w:val="24"/>
            <w:rtl w:val="0"/>
          </w:rPr>
          <w:t xml:space="preserve">Project Output Assessment: </w:t>
        </w:r>
      </w:ins>
      <w:r w:rsidDel="00000000" w:rsidR="00000000" w:rsidRPr="00000000">
        <w:rPr>
          <w:sz w:val="24"/>
          <w:szCs w:val="24"/>
          <w:rtl w:val="0"/>
        </w:rPr>
        <w:t xml:space="preserve">A detailed comparison between planned project proposal and achieved targets is carried out. This can be taken as an experience for future projects to avoid setting unrealistic or unclear goals.  </w:t>
      </w:r>
      <w:ins w:author="Joe David" w:id="20" w:date="2017-09-27T19:20:00Z">
        <w:r w:rsidDel="00000000" w:rsidR="00000000" w:rsidRPr="00000000">
          <w:rPr>
            <w:rtl w:val="0"/>
          </w:rPr>
        </w:r>
      </w:ins>
    </w:p>
    <w:p w:rsidR="00000000" w:rsidDel="00000000" w:rsidP="00000000" w:rsidRDefault="00000000" w:rsidRPr="00000000" w14:paraId="00000078">
      <w:pPr>
        <w:rPr>
          <w:ins w:author="Joe David" w:id="20" w:date="2017-09-27T19:20:00Z"/>
          <w:sz w:val="24"/>
          <w:szCs w:val="24"/>
          <w:rPrChange w:author="Joe David" w:id="4" w:date="2017-09-27T19:22:00Z">
            <w:rPr/>
          </w:rPrChange>
        </w:rPr>
      </w:pPr>
      <w:ins w:author="Joe David" w:id="20" w:date="2017-09-27T19:20:00Z">
        <w:r w:rsidDel="00000000" w:rsidR="00000000" w:rsidRPr="00000000">
          <w:rPr>
            <w:sz w:val="24"/>
            <w:szCs w:val="24"/>
            <w:rtl w:val="0"/>
            <w:rPrChange w:author="Joe David" w:id="4" w:date="2017-09-27T19:22:00Z">
              <w:rPr>
                <w:b w:val="1"/>
                <w:sz w:val="24"/>
                <w:szCs w:val="24"/>
              </w:rPr>
            </w:rPrChange>
          </w:rPr>
          <w:t xml:space="preserve">At the end of the construction phase is the</w:t>
        </w:r>
        <w:r w:rsidDel="00000000" w:rsidR="00000000" w:rsidRPr="00000000">
          <w:rPr>
            <w:sz w:val="24"/>
            <w:szCs w:val="24"/>
            <w:rtl w:val="0"/>
          </w:rPr>
          <w:t xml:space="preserve"> third major project milestone -</w:t>
        </w:r>
        <w:r w:rsidDel="00000000" w:rsidR="00000000" w:rsidRPr="00000000">
          <w:rPr>
            <w:sz w:val="24"/>
            <w:szCs w:val="24"/>
            <w:rtl w:val="0"/>
            <w:rPrChange w:author="Joe David" w:id="4" w:date="2017-09-27T19:22:00Z">
              <w:rPr>
                <w:b w:val="1"/>
                <w:sz w:val="24"/>
                <w:szCs w:val="24"/>
              </w:rPr>
            </w:rPrChange>
          </w:rPr>
          <w:t xml:space="preserve">Initial </w:t>
        </w:r>
        <w:r w:rsidDel="00000000" w:rsidR="00000000" w:rsidRPr="00000000">
          <w:rPr>
            <w:sz w:val="24"/>
            <w:szCs w:val="24"/>
            <w:rtl w:val="0"/>
          </w:rPr>
          <w:t xml:space="preserve">Project </w:t>
        </w:r>
        <w:r w:rsidDel="00000000" w:rsidR="00000000" w:rsidRPr="00000000">
          <w:rPr>
            <w:sz w:val="24"/>
            <w:szCs w:val="24"/>
            <w:rtl w:val="0"/>
            <w:rPrChange w:author="Joe David" w:id="4" w:date="2017-09-27T19:22:00Z">
              <w:rPr>
                <w:b w:val="1"/>
                <w:sz w:val="24"/>
                <w:szCs w:val="24"/>
              </w:rPr>
            </w:rPrChange>
          </w:rPr>
          <w:t xml:space="preserve">Op</w:t>
        </w:r>
        <w:r w:rsidDel="00000000" w:rsidR="00000000" w:rsidRPr="00000000">
          <w:rPr>
            <w:sz w:val="24"/>
            <w:szCs w:val="24"/>
            <w:rtl w:val="0"/>
          </w:rPr>
          <w:t xml:space="preserve">erational Capability Milestone. </w:t>
        </w:r>
        <w:r w:rsidDel="00000000" w:rsidR="00000000" w:rsidRPr="00000000">
          <w:rPr>
            <w:sz w:val="24"/>
            <w:szCs w:val="24"/>
            <w:rtl w:val="0"/>
            <w:rPrChange w:author="Joe David" w:id="4" w:date="2017-09-27T19:22:00Z">
              <w:rPr>
                <w:b w:val="1"/>
                <w:sz w:val="24"/>
                <w:szCs w:val="24"/>
              </w:rPr>
            </w:rPrChange>
          </w:rPr>
          <w:t xml:space="preserve">At this point</w:t>
        </w:r>
        <w:r w:rsidDel="00000000" w:rsidR="00000000" w:rsidRPr="00000000">
          <w:rPr>
            <w:sz w:val="24"/>
            <w:szCs w:val="24"/>
            <w:rtl w:val="0"/>
          </w:rPr>
          <w:t xml:space="preserve"> we decide if the project is</w:t>
        </w:r>
        <w:r w:rsidDel="00000000" w:rsidR="00000000" w:rsidRPr="00000000">
          <w:rPr>
            <w:sz w:val="24"/>
            <w:szCs w:val="24"/>
            <w:rtl w:val="0"/>
            <w:rPrChange w:author="Joe David" w:id="4" w:date="2017-09-27T19:22:00Z">
              <w:rPr>
                <w:b w:val="1"/>
                <w:sz w:val="24"/>
                <w:szCs w:val="24"/>
              </w:rPr>
            </w:rPrChange>
          </w:rPr>
          <w:t xml:space="preserve"> ready to go operational, without exposing the</w:t>
        </w:r>
        <w:r w:rsidDel="00000000" w:rsidR="00000000" w:rsidRPr="00000000">
          <w:rPr>
            <w:sz w:val="24"/>
            <w:szCs w:val="24"/>
            <w:rtl w:val="0"/>
          </w:rPr>
          <w:t xml:space="preserve"> it</w:t>
        </w:r>
        <w:r w:rsidDel="00000000" w:rsidR="00000000" w:rsidRPr="00000000">
          <w:rPr>
            <w:sz w:val="24"/>
            <w:szCs w:val="24"/>
            <w:rtl w:val="0"/>
            <w:rPrChange w:author="Joe David" w:id="4" w:date="2017-09-27T19:22:00Z">
              <w:rPr>
                <w:b w:val="1"/>
                <w:sz w:val="24"/>
                <w:szCs w:val="24"/>
              </w:rPr>
            </w:rPrChange>
          </w:rPr>
          <w:t xml:space="preserve"> to high risks. This release is often called a “beta” release.</w:t>
        </w:r>
        <w:r w:rsidDel="00000000" w:rsidR="00000000" w:rsidRPr="00000000">
          <w:rPr>
            <w:rtl w:val="0"/>
          </w:rPr>
        </w:r>
      </w:ins>
    </w:p>
    <w:p w:rsidR="00000000" w:rsidDel="00000000" w:rsidP="00000000" w:rsidRDefault="00000000" w:rsidRPr="00000000" w14:paraId="00000079">
      <w:pPr>
        <w:pStyle w:val="Heading2"/>
        <w:rPr/>
      </w:pPr>
      <w:bookmarkStart w:colFirst="0" w:colLast="0" w:name="_3as4poj" w:id="10"/>
      <w:bookmarkEnd w:id="10"/>
      <w:r w:rsidDel="00000000" w:rsidR="00000000" w:rsidRPr="00000000">
        <w:rPr>
          <w:rtl w:val="0"/>
        </w:rPr>
        <w:tab/>
      </w:r>
      <w:ins w:author="Joe David" w:id="21" w:date="2017-09-27T15:09:00Z">
        <w:r w:rsidDel="00000000" w:rsidR="00000000" w:rsidRPr="00000000">
          <w:rPr>
            <w:rtl w:val="0"/>
          </w:rPr>
          <w:t xml:space="preserve">Transition Phase:</w:t>
        </w:r>
      </w:ins>
      <w:r w:rsidDel="00000000" w:rsidR="00000000" w:rsidRPr="00000000">
        <w:rPr>
          <w:rtl w:val="0"/>
        </w:rPr>
      </w:r>
    </w:p>
    <w:p w:rsidR="00000000" w:rsidDel="00000000" w:rsidP="00000000" w:rsidRDefault="00000000" w:rsidRPr="00000000" w14:paraId="0000007A">
      <w:pPr>
        <w:rPr>
          <w:ins w:author="Joe David" w:id="22" w:date="2017-09-27T19:18:00Z"/>
          <w:sz w:val="24"/>
          <w:szCs w:val="24"/>
        </w:rPr>
      </w:pPr>
      <w:r w:rsidDel="00000000" w:rsidR="00000000" w:rsidRPr="00000000">
        <w:rPr>
          <w:sz w:val="24"/>
          <w:szCs w:val="24"/>
          <w:rtl w:val="0"/>
        </w:rPr>
        <w:t xml:space="preserve">The purpose of the transition phase is to transition the software product to the user community.</w:t>
      </w:r>
      <w:ins w:author="Joe David" w:id="22" w:date="2017-09-27T19:18:00Z">
        <w:r w:rsidDel="00000000" w:rsidR="00000000" w:rsidRPr="00000000">
          <w:rPr>
            <w:rtl w:val="0"/>
          </w:rPr>
        </w:r>
      </w:ins>
    </w:p>
    <w:p w:rsidR="00000000" w:rsidDel="00000000" w:rsidP="00000000" w:rsidRDefault="00000000" w:rsidRPr="00000000" w14:paraId="0000007B">
      <w:pPr>
        <w:keepNext w:val="0"/>
        <w:keepLines w:val="0"/>
        <w:widowControl w:val="0"/>
        <w:numPr>
          <w:ilvl w:val="0"/>
          <w:numId w:val="6"/>
        </w:numPr>
        <w:spacing w:after="0" w:before="0" w:line="259" w:lineRule="auto"/>
        <w:ind w:left="720" w:right="0" w:hanging="360"/>
        <w:jc w:val="both"/>
        <w:rPr>
          <w:ins w:author="Joe David" w:id="22" w:date="2017-09-27T19:18:00Z"/>
          <w:b w:val="0"/>
          <w:i w:val="0"/>
          <w:smallCaps w:val="0"/>
          <w:strike w:val="0"/>
          <w:color w:val="000000"/>
          <w:sz w:val="21"/>
          <w:szCs w:val="21"/>
          <w:u w:val="none"/>
          <w:shd w:fill="auto" w:val="clear"/>
          <w:vertAlign w:val="baseline"/>
          <w:rPrChange w:author="Joe David" w:id="4" w:date="2017-09-27T19:19:00Z">
            <w:rPr>
              <w:b w:val="1"/>
              <w:sz w:val="24"/>
              <w:szCs w:val="24"/>
            </w:rPr>
          </w:rPrChange>
        </w:rPr>
        <w:pPrChange w:author="Joe David" w:id="0" w:date="2017-09-27T19:19:00Z">
          <w:pPr/>
        </w:pPrChange>
      </w:pPr>
      <w:ins w:author="Joe David" w:id="22" w:date="2017-09-27T19:18:00Z">
        <w:r w:rsidDel="00000000" w:rsidR="00000000" w:rsidRPr="00000000">
          <w:rPr>
            <w:b w:val="1"/>
            <w:sz w:val="24"/>
            <w:szCs w:val="24"/>
            <w:rtl w:val="0"/>
          </w:rPr>
          <w:t xml:space="preserve">Detailed Analysis of beta version: </w:t>
        </w:r>
        <w:r w:rsidDel="00000000" w:rsidR="00000000" w:rsidRPr="00000000">
          <w:rPr>
            <w:sz w:val="24"/>
            <w:szCs w:val="24"/>
            <w:rtl w:val="0"/>
          </w:rPr>
          <w:t xml:space="preserve">The pre-release version is analyzed.</w:t>
        </w:r>
        <w:r w:rsidDel="00000000" w:rsidR="00000000" w:rsidRPr="00000000">
          <w:rPr>
            <w:rtl w:val="0"/>
          </w:rPr>
        </w:r>
      </w:ins>
    </w:p>
    <w:p w:rsidR="00000000" w:rsidDel="00000000" w:rsidP="00000000" w:rsidRDefault="00000000" w:rsidRPr="00000000" w14:paraId="0000007C">
      <w:pPr>
        <w:keepNext w:val="0"/>
        <w:keepLines w:val="0"/>
        <w:widowControl w:val="0"/>
        <w:numPr>
          <w:ilvl w:val="0"/>
          <w:numId w:val="6"/>
        </w:numPr>
        <w:spacing w:after="0" w:before="0" w:line="259" w:lineRule="auto"/>
        <w:ind w:left="720" w:right="0" w:hanging="360"/>
        <w:jc w:val="both"/>
        <w:rPr>
          <w:ins w:author="Joe David" w:id="22" w:date="2017-09-27T19:18:00Z"/>
          <w:b w:val="0"/>
          <w:i w:val="0"/>
          <w:smallCaps w:val="0"/>
          <w:strike w:val="0"/>
          <w:color w:val="000000"/>
          <w:sz w:val="21"/>
          <w:szCs w:val="21"/>
          <w:u w:val="none"/>
          <w:shd w:fill="auto" w:val="clear"/>
          <w:vertAlign w:val="baseline"/>
          <w:rPrChange w:author="Joe David" w:id="4" w:date="2017-09-27T19:19:00Z">
            <w:rPr>
              <w:b w:val="1"/>
              <w:sz w:val="24"/>
              <w:szCs w:val="24"/>
            </w:rPr>
          </w:rPrChange>
        </w:rPr>
        <w:pPrChange w:author="Joe David" w:id="0" w:date="2017-09-27T19:19:00Z">
          <w:pPr/>
        </w:pPrChange>
      </w:pPr>
      <w:ins w:author="Joe David" w:id="22" w:date="2017-09-27T19:18:00Z">
        <w:r w:rsidDel="00000000" w:rsidR="00000000" w:rsidRPr="00000000">
          <w:rPr>
            <w:b w:val="1"/>
            <w:sz w:val="24"/>
            <w:szCs w:val="24"/>
            <w:rtl w:val="0"/>
          </w:rPr>
          <w:t xml:space="preserve">Present Demo for user: </w:t>
        </w:r>
        <w:r w:rsidDel="00000000" w:rsidR="00000000" w:rsidRPr="00000000">
          <w:rPr>
            <w:sz w:val="24"/>
            <w:szCs w:val="24"/>
            <w:rtl w:val="0"/>
          </w:rPr>
          <w:t xml:space="preserve">A demo is presented to the user/customer.</w:t>
        </w:r>
        <w:r w:rsidDel="00000000" w:rsidR="00000000" w:rsidRPr="00000000">
          <w:rPr>
            <w:rtl w:val="0"/>
          </w:rPr>
        </w:r>
      </w:ins>
    </w:p>
    <w:p w:rsidR="00000000" w:rsidDel="00000000" w:rsidP="00000000" w:rsidRDefault="00000000" w:rsidRPr="00000000" w14:paraId="0000007D">
      <w:pPr>
        <w:keepNext w:val="0"/>
        <w:keepLines w:val="0"/>
        <w:widowControl w:val="0"/>
        <w:numPr>
          <w:ilvl w:val="0"/>
          <w:numId w:val="6"/>
        </w:numPr>
        <w:spacing w:after="0" w:before="0" w:line="259" w:lineRule="auto"/>
        <w:ind w:left="720" w:right="0" w:hanging="360"/>
        <w:jc w:val="both"/>
        <w:rPr>
          <w:ins w:author="Joe David" w:id="22" w:date="2017-09-27T19:18:00Z"/>
          <w:b w:val="0"/>
          <w:i w:val="0"/>
          <w:smallCaps w:val="0"/>
          <w:strike w:val="0"/>
          <w:color w:val="000000"/>
          <w:sz w:val="21"/>
          <w:szCs w:val="21"/>
          <w:u w:val="none"/>
          <w:shd w:fill="auto" w:val="clear"/>
          <w:vertAlign w:val="baseline"/>
          <w:rPrChange w:author="Joe David" w:id="4" w:date="2017-09-27T19:19:00Z">
            <w:rPr>
              <w:b w:val="1"/>
              <w:sz w:val="24"/>
              <w:szCs w:val="24"/>
            </w:rPr>
          </w:rPrChange>
        </w:rPr>
        <w:pPrChange w:author="Joe David" w:id="0" w:date="2017-09-27T19:19:00Z">
          <w:pPr/>
        </w:pPrChange>
      </w:pPr>
      <w:ins w:author="Joe David" w:id="22" w:date="2017-09-27T19:18:00Z">
        <w:r w:rsidDel="00000000" w:rsidR="00000000" w:rsidRPr="00000000">
          <w:rPr>
            <w:b w:val="1"/>
            <w:sz w:val="24"/>
            <w:szCs w:val="24"/>
            <w:rtl w:val="0"/>
          </w:rPr>
          <w:t xml:space="preserve">Analyze user feedback on Demo: </w:t>
        </w:r>
        <w:r w:rsidDel="00000000" w:rsidR="00000000" w:rsidRPr="00000000">
          <w:rPr>
            <w:sz w:val="24"/>
            <w:szCs w:val="24"/>
            <w:rtl w:val="0"/>
          </w:rPr>
          <w:t xml:space="preserve">Customer/User feedback is analyzed</w:t>
        </w:r>
        <w:r w:rsidDel="00000000" w:rsidR="00000000" w:rsidRPr="00000000">
          <w:rPr>
            <w:rtl w:val="0"/>
          </w:rPr>
        </w:r>
      </w:ins>
    </w:p>
    <w:p w:rsidR="00000000" w:rsidDel="00000000" w:rsidP="00000000" w:rsidRDefault="00000000" w:rsidRPr="00000000" w14:paraId="0000007E">
      <w:pPr>
        <w:keepNext w:val="0"/>
        <w:keepLines w:val="0"/>
        <w:widowControl w:val="0"/>
        <w:numPr>
          <w:ilvl w:val="0"/>
          <w:numId w:val="6"/>
        </w:numPr>
        <w:spacing w:after="0" w:before="0" w:line="259" w:lineRule="auto"/>
        <w:ind w:left="720" w:right="0" w:hanging="360"/>
        <w:jc w:val="both"/>
        <w:rPr>
          <w:ins w:author="Joe David" w:id="22" w:date="2017-09-27T19:18:00Z"/>
          <w:b w:val="0"/>
          <w:i w:val="0"/>
          <w:smallCaps w:val="0"/>
          <w:strike w:val="0"/>
          <w:color w:val="000000"/>
          <w:sz w:val="21"/>
          <w:szCs w:val="21"/>
          <w:u w:val="none"/>
          <w:shd w:fill="auto" w:val="clear"/>
          <w:vertAlign w:val="baseline"/>
          <w:rPrChange w:author="Joe David" w:id="4" w:date="2017-09-27T19:19:00Z">
            <w:rPr>
              <w:b w:val="1"/>
              <w:sz w:val="24"/>
              <w:szCs w:val="24"/>
            </w:rPr>
          </w:rPrChange>
        </w:rPr>
        <w:pPrChange w:author="Joe David" w:id="0" w:date="2017-09-27T19:19:00Z">
          <w:pPr/>
        </w:pPrChange>
      </w:pPr>
      <w:ins w:author="Joe David" w:id="22" w:date="2017-09-27T19:18:00Z">
        <w:r w:rsidDel="00000000" w:rsidR="00000000" w:rsidRPr="00000000">
          <w:rPr>
            <w:b w:val="1"/>
            <w:sz w:val="24"/>
            <w:szCs w:val="24"/>
            <w:rtl w:val="0"/>
          </w:rPr>
          <w:t xml:space="preserve">Make further correction / improvements: </w:t>
        </w:r>
        <w:r w:rsidDel="00000000" w:rsidR="00000000" w:rsidRPr="00000000">
          <w:rPr>
            <w:sz w:val="24"/>
            <w:szCs w:val="24"/>
            <w:rtl w:val="0"/>
          </w:rPr>
          <w:t xml:space="preserve">Any necessary corrections stemming from user feedback is incorporated.</w:t>
        </w:r>
        <w:r w:rsidDel="00000000" w:rsidR="00000000" w:rsidRPr="00000000">
          <w:rPr>
            <w:rtl w:val="0"/>
          </w:rPr>
        </w:r>
      </w:ins>
    </w:p>
    <w:p w:rsidR="00000000" w:rsidDel="00000000" w:rsidP="00000000" w:rsidRDefault="00000000" w:rsidRPr="00000000" w14:paraId="0000007F">
      <w:pPr>
        <w:keepNext w:val="0"/>
        <w:keepLines w:val="0"/>
        <w:widowControl w:val="0"/>
        <w:numPr>
          <w:ilvl w:val="0"/>
          <w:numId w:val="6"/>
        </w:numPr>
        <w:spacing w:after="160" w:before="0" w:line="259" w:lineRule="auto"/>
        <w:ind w:left="720" w:right="0" w:hanging="360"/>
        <w:jc w:val="both"/>
        <w:rPr>
          <w:ins w:author="Joe David" w:id="22" w:date="2017-09-27T19:18:00Z"/>
          <w:b w:val="0"/>
          <w:i w:val="0"/>
          <w:smallCaps w:val="0"/>
          <w:strike w:val="0"/>
          <w:color w:val="000000"/>
          <w:sz w:val="21"/>
          <w:szCs w:val="21"/>
          <w:u w:val="none"/>
          <w:shd w:fill="auto" w:val="clear"/>
          <w:vertAlign w:val="baseline"/>
          <w:rPrChange w:author="Joe David" w:id="4" w:date="2017-09-27T19:19:00Z">
            <w:rPr>
              <w:b w:val="1"/>
              <w:sz w:val="24"/>
              <w:szCs w:val="24"/>
            </w:rPr>
          </w:rPrChange>
        </w:rPr>
        <w:pPrChange w:author="Joe David" w:id="0" w:date="2017-09-27T19:19:00Z">
          <w:pPr/>
        </w:pPrChange>
      </w:pPr>
      <w:ins w:author="Joe David" w:id="22" w:date="2017-09-27T19:18:00Z">
        <w:r w:rsidDel="00000000" w:rsidR="00000000" w:rsidRPr="00000000">
          <w:rPr>
            <w:b w:val="1"/>
            <w:sz w:val="24"/>
            <w:szCs w:val="24"/>
            <w:rtl w:val="0"/>
          </w:rPr>
          <w:t xml:space="preserve">Submit the final version: </w:t>
        </w:r>
        <w:r w:rsidDel="00000000" w:rsidR="00000000" w:rsidRPr="00000000">
          <w:rPr>
            <w:sz w:val="24"/>
            <w:szCs w:val="24"/>
            <w:rtl w:val="0"/>
          </w:rPr>
          <w:t xml:space="preserve">Final version is released/submitted.</w:t>
        </w:r>
        <w:r w:rsidDel="00000000" w:rsidR="00000000" w:rsidRPr="00000000">
          <w:rPr>
            <w:rtl w:val="0"/>
          </w:rPr>
        </w:r>
      </w:ins>
    </w:p>
    <w:p w:rsidR="00000000" w:rsidDel="00000000" w:rsidP="00000000" w:rsidRDefault="00000000" w:rsidRPr="00000000" w14:paraId="00000080">
      <w:pPr>
        <w:rPr>
          <w:sz w:val="24"/>
          <w:szCs w:val="24"/>
        </w:rPr>
        <w:sectPr>
          <w:footerReference r:id="rId13" w:type="default"/>
          <w:footerReference r:id="rId14" w:type="first"/>
          <w:pgSz w:h="16838" w:w="11906"/>
          <w:pgMar w:bottom="1440" w:top="1134" w:left="1800" w:right="1800" w:header="851" w:footer="992"/>
          <w:pgNumType w:start="1"/>
          <w:cols w:equalWidth="0"/>
          <w:titlePg w:val="1"/>
        </w:sectPr>
      </w:pPr>
      <w:ins w:author="Joe David" w:id="22" w:date="2017-09-27T19:18:00Z">
        <w:r w:rsidDel="00000000" w:rsidR="00000000" w:rsidRPr="00000000">
          <w:rPr>
            <w:sz w:val="24"/>
            <w:szCs w:val="24"/>
            <w:rtl w:val="0"/>
            <w:rPrChange w:author="Joe David" w:id="4" w:date="2017-09-27T19:24:00Z">
              <w:rPr>
                <w:b w:val="1"/>
                <w:sz w:val="24"/>
                <w:szCs w:val="24"/>
              </w:rPr>
            </w:rPrChange>
          </w:rPr>
          <w:t xml:space="preserve">At the end of the transition phase is the fourth important project milestone, the Product Release Milestone.</w:t>
        </w:r>
      </w:ins>
      <w:r w:rsidDel="00000000" w:rsidR="00000000" w:rsidRPr="00000000">
        <w:rPr>
          <w:rtl w:val="0"/>
        </w:rPr>
      </w:r>
    </w:p>
    <w:p w:rsidR="00000000" w:rsidDel="00000000" w:rsidP="00000000" w:rsidRDefault="00000000" w:rsidRPr="00000000" w14:paraId="00000081">
      <w:pPr>
        <w:pStyle w:val="Heading1"/>
        <w:numPr>
          <w:ilvl w:val="0"/>
          <w:numId w:val="7"/>
        </w:numPr>
        <w:ind w:left="720" w:hanging="360"/>
        <w:rPr/>
      </w:pPr>
      <w:bookmarkStart w:colFirst="0" w:colLast="0" w:name="_1pxezwc" w:id="11"/>
      <w:bookmarkEnd w:id="11"/>
      <w:r w:rsidDel="00000000" w:rsidR="00000000" w:rsidRPr="00000000">
        <w:rPr>
          <w:rtl w:val="0"/>
        </w:rPr>
        <w:t xml:space="preserve">COST/BENEFIT ANALYSIS</w:t>
      </w:r>
    </w:p>
    <w:p w:rsidR="00000000" w:rsidDel="00000000" w:rsidP="00000000" w:rsidRDefault="00000000" w:rsidRPr="00000000" w14:paraId="00000082">
      <w:pPr>
        <w:jc w:val="center"/>
        <w:rPr/>
        <w:sectPr>
          <w:type w:val="nextPage"/>
          <w:pgSz w:h="16838" w:w="11906"/>
          <w:pgMar w:bottom="1800" w:top="1800" w:left="1134" w:right="1440" w:header="851" w:footer="992"/>
          <w:cols w:equalWidth="0"/>
          <w:titlePg w:val="1"/>
        </w:sectPr>
      </w:pPr>
      <w:r w:rsidDel="00000000" w:rsidR="00000000" w:rsidRPr="00000000">
        <w:rPr/>
        <w:drawing>
          <wp:inline distB="0" distT="0" distL="0" distR="0">
            <wp:extent cx="8062527" cy="2232781"/>
            <wp:effectExtent b="0" l="0" r="0" t="0"/>
            <wp:docPr id="9"/>
            <a:graphic>
              <a:graphicData uri="http://schemas.openxmlformats.org/drawingml/2006/picture">
                <pic:pic>
                  <pic:nvPicPr>
                    <pic:cNvPr id="0"/>
                    <pic:cNvPicPr preferRelativeResize="0"/>
                  </pic:nvPicPr>
                  <pic:blipFill>
                    <a:blip r:embed="rId15"/>
                    <a:srcRect b="0" l="0" r="0" t="0"/>
                    <a:stretch>
                      <a:fillRect/>
                    </a:stretch>
                  </pic:blipFill>
                  <pic:spPr>
                    <a:xfrm>
                      <a:off x="0" y="0"/>
                      <a:ext cx="8062527" cy="2232781"/>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240029</wp:posOffset>
            </wp:positionH>
            <wp:positionV relativeFrom="paragraph">
              <wp:posOffset>2545715</wp:posOffset>
            </wp:positionV>
            <wp:extent cx="4536123" cy="2279936"/>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6"/>
                    <a:srcRect b="8280" l="0" r="23804" t="0"/>
                    <a:stretch>
                      <a:fillRect/>
                    </a:stretch>
                  </pic:blipFill>
                  <pic:spPr>
                    <a:xfrm>
                      <a:off x="0" y="0"/>
                      <a:ext cx="4536123" cy="2279936"/>
                    </a:xfrm>
                    <a:prstGeom prst="rect"/>
                    <a:ln/>
                  </pic:spPr>
                </pic:pic>
              </a:graphicData>
            </a:graphic>
          </wp:anchor>
        </w:drawing>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4880610</wp:posOffset>
                </wp:positionH>
                <wp:positionV relativeFrom="paragraph">
                  <wp:posOffset>2562860</wp:posOffset>
                </wp:positionV>
                <wp:extent cx="4267200" cy="2217420"/>
                <wp:effectExtent b="11430" l="0" r="19050" t="0"/>
                <wp:wrapSquare wrapText="bothSides" distB="45720" distT="45720" distL="114300" distR="114300"/>
                <wp:docPr id="4" name=""/>
                <a:graphic>
                  <a:graphicData uri="http://schemas.microsoft.com/office/word/2010/wordprocessingShape">
                    <wps:wsp>
                      <wps:cNvSpPr txBox="1">
                        <a:spLocks noChangeArrowheads="1"/>
                      </wps:cNvSpPr>
                      <wps:spPr bwMode="auto">
                        <a:xfrm>
                          <a:off x="0" y="0"/>
                          <a:ext cx="4267200" cy="2217420"/>
                        </a:xfrm>
                        <a:prstGeom prst="rect">
                          <a:avLst/>
                        </a:prstGeom>
                        <a:solidFill>
                          <a:srgbClr val="FFFFFF"/>
                        </a:solidFill>
                        <a:ln w="9525">
                          <a:solidFill>
                            <a:srgbClr val="000000"/>
                          </a:solidFill>
                          <a:miter lim="800000"/>
                          <a:headEnd/>
                          <a:tailEnd/>
                        </a:ln>
                      </wps:spPr>
                      <wps:txbx>
                        <w:txbxContent>
                          <w:p w:rsidR="00695753" w:rsidDel="00000000" w:rsidP="006D227A" w:rsidRDefault="00695753" w:rsidRPr="00000000">
                            <w:r w:rsidDel="00000000" w:rsidR="00000000" w:rsidRPr="00000000">
                              <w:t>The development cost has been calculated using WBS in Project Libre. The Cost/ Benefit analysis has been done annually instead of quarterly. The current inflation factor 1.14% (HICP) of Europe has been used to predict the amounts required as maintenance cost (maintained cost will be required more every year due to the inflation.)</w:t>
                            </w:r>
                          </w:p>
                          <w:p w:rsidR="00695753" w:rsidDel="00000000" w:rsidP="006D227A" w:rsidRDefault="00695753" w:rsidRPr="00000000">
                            <w:r w:rsidDel="00000000" w:rsidR="00000000" w:rsidRPr="00000000">
                              <w:t>The benefit analysis has been done using the current growth rate of the cellphone market which is estimated to grow at an average rate of 3.8% between 2017-2021 as per [1].</w:t>
                            </w:r>
                            <w:r w:rsidDel="00000000" w:rsidR="00000000" w:rsidRPr="00000000">
                              <w:tab/>
                            </w:r>
                            <w:r w:rsidDel="00000000" w:rsidR="00000000" w:rsidRPr="00000000">
                              <w:tab/>
                            </w:r>
                          </w:p>
                          <w:p w:rsidR="00695753" w:rsidDel="00000000" w:rsidP="006D227A" w:rsidRDefault="00695753" w:rsidRPr="00000000">
                            <w:r w:rsidDel="00000000" w:rsidR="00000000" w:rsidRPr="00000000">
                              <w:t>Reference</w:t>
                            </w:r>
                            <w:proofErr w:type="gramStart"/>
                            <w:r w:rsidDel="00000000" w:rsidR="00000000" w:rsidRPr="00000000">
                              <w:t>:  [</w:t>
                            </w:r>
                            <w:proofErr w:type="gramEnd"/>
                            <w:r w:rsidDel="00000000" w:rsidR="00000000" w:rsidRPr="00000000">
                              <w:t xml:space="preserve">1] </w:t>
                            </w:r>
                            <w:hyperlink w:history="1" r:id="rId1">
                              <w:r w:rsidDel="00000000" w:rsidR="00000000" w:rsidRPr="009A0C19">
                                <w:rPr>
                                  <w:rStyle w:val="Hyperlink"/>
                                </w:rPr>
                                <w:t>https://www.idc.com/getdoc.jsp?containerId=US42366217</w:t>
                              </w:r>
                            </w:hyperlink>
                          </w:p>
                          <w:p w:rsidR="00695753" w:rsidDel="00000000" w:rsidP="006D227A" w:rsidRDefault="00695753" w:rsidRPr="00000000"/>
                          <w:p w:rsidR="00695753" w:rsidDel="00000000" w:rsidP="006D227A" w:rsidRDefault="00695753" w:rsidRPr="00000000"/>
                          <w:p w:rsidR="00695753" w:rsidDel="00000000" w:rsidP="006D227A" w:rsidRDefault="00695753" w:rsidRPr="00000000">
                            <w:r w:rsidDel="00000000" w:rsidR="00000000" w:rsidRPr="00000000">
                              <w:t xml:space="preserve">The benefit analysis has been done using the current growth rate of the </w:t>
                            </w:r>
                          </w:p>
                          <w:p w:rsidR="00695753" w:rsidDel="00000000" w:rsidP="006D227A" w:rsidRDefault="00695753" w:rsidRPr="00000000">
                            <w:r w:rsidDel="00000000" w:rsidR="00000000" w:rsidRPr="00000000">
                              <w:t>cellphone market which is estimated to grow at an average rate of</w:t>
                            </w:r>
                          </w:p>
                          <w:p w:rsidR="00695753" w:rsidDel="00000000" w:rsidP="006D227A" w:rsidRDefault="00695753" w:rsidRPr="00000000">
                            <w:r w:rsidDel="00000000" w:rsidR="00000000" w:rsidRPr="00000000">
                              <w:t xml:space="preserve"> 3.8% between 2017-2021 as per [1].</w:t>
                            </w:r>
                            <w:r w:rsidDel="00000000" w:rsidR="00000000" w:rsidRPr="00000000">
                              <w:tab/>
                            </w:r>
                            <w:r w:rsidDel="00000000" w:rsidR="00000000" w:rsidRPr="00000000">
                              <w:tab/>
                            </w:r>
                            <w:r w:rsidDel="00000000" w:rsidR="00000000" w:rsidRPr="00000000">
                              <w:tab/>
                            </w:r>
                          </w:p>
                          <w:p w:rsidR="00695753" w:rsidDel="00000000" w:rsidP="006D227A" w:rsidRDefault="00695753" w:rsidRPr="00000000">
                            <w:r w:rsidDel="00000000" w:rsidR="00000000" w:rsidRPr="00000000">
                              <w:t>Reference</w:t>
                            </w:r>
                            <w:proofErr w:type="gramStart"/>
                            <w:r w:rsidDel="00000000" w:rsidR="00000000" w:rsidRPr="00000000">
                              <w:t>:  [</w:t>
                            </w:r>
                            <w:proofErr w:type="gramEnd"/>
                            <w:r w:rsidDel="00000000" w:rsidR="00000000" w:rsidRPr="00000000">
                              <w:t xml:space="preserve">1] https://www.idc.com/getdoc.jsp?containerId=US42366217 </w:t>
                            </w:r>
                            <w:r w:rsidDel="00000000" w:rsidR="00000000" w:rsidRPr="00000000">
                              <w:tab/>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4880610</wp:posOffset>
                </wp:positionH>
                <wp:positionV relativeFrom="paragraph">
                  <wp:posOffset>2562860</wp:posOffset>
                </wp:positionV>
                <wp:extent cx="4286250" cy="2228850"/>
                <wp:effectExtent b="0" l="0" r="0" t="0"/>
                <wp:wrapSquare wrapText="bothSides" distB="45720" distT="45720" distL="114300" distR="11430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86250" cy="2228850"/>
                        </a:xfrm>
                        <a:prstGeom prst="rect"/>
                        <a:ln/>
                      </pic:spPr>
                    </pic:pic>
                  </a:graphicData>
                </a:graphic>
              </wp:anchor>
            </w:drawing>
          </mc:Fallback>
        </mc:AlternateContent>
      </w:r>
    </w:p>
    <w:p w:rsidR="00000000" w:rsidDel="00000000" w:rsidP="00000000" w:rsidRDefault="00000000" w:rsidRPr="00000000" w14:paraId="00000083">
      <w:pPr>
        <w:pStyle w:val="Heading1"/>
        <w:numPr>
          <w:ilvl w:val="0"/>
          <w:numId w:val="7"/>
        </w:numPr>
        <w:ind w:left="720" w:hanging="360"/>
        <w:rPr/>
      </w:pPr>
      <w:bookmarkStart w:colFirst="0" w:colLast="0" w:name="_26in1rg" w:id="12"/>
      <w:bookmarkEnd w:id="12"/>
      <w:r w:rsidDel="00000000" w:rsidR="00000000" w:rsidRPr="00000000">
        <w:rPr>
          <w:rtl w:val="0"/>
        </w:rPr>
        <w:t xml:space="preserve">UML Diagrams</w:t>
      </w:r>
    </w:p>
    <w:p w:rsidR="00000000" w:rsidDel="00000000" w:rsidP="00000000" w:rsidRDefault="00000000" w:rsidRPr="00000000" w14:paraId="00000084">
      <w:pPr>
        <w:pStyle w:val="Heading2"/>
        <w:rPr/>
      </w:pPr>
      <w:bookmarkStart w:colFirst="0" w:colLast="0" w:name="_lnxbz9" w:id="13"/>
      <w:bookmarkEnd w:id="13"/>
      <w:r w:rsidDel="00000000" w:rsidR="00000000" w:rsidRPr="00000000">
        <w:rPr>
          <w:rtl w:val="0"/>
        </w:rPr>
        <w:t xml:space="preserve">Class Diagram</w:t>
      </w:r>
    </w:p>
    <w:p w:rsidR="00000000" w:rsidDel="00000000" w:rsidP="00000000" w:rsidRDefault="00000000" w:rsidRPr="00000000" w14:paraId="00000085">
      <w:pPr>
        <w:keepNext w:val="1"/>
        <w:jc w:val="center"/>
        <w:rPr/>
      </w:pPr>
      <w:r w:rsidDel="00000000" w:rsidR="00000000" w:rsidRPr="00000000">
        <w:rPr/>
        <w:drawing>
          <wp:inline distB="0" distT="0" distL="0" distR="0">
            <wp:extent cx="1847850" cy="4210050"/>
            <wp:effectExtent b="0" l="0" r="0" t="0"/>
            <wp:docPr descr="A screenshot of a cell phone&#10;&#10;Description generated with high confidence" id="12" name="image11.png"/>
            <a:graphic>
              <a:graphicData uri="http://schemas.openxmlformats.org/drawingml/2006/picture">
                <pic:pic>
                  <pic:nvPicPr>
                    <pic:cNvPr descr="A screenshot of a cell phone&#10;&#10;Description generated with high confidence" id="0" name="image11.png"/>
                    <pic:cNvPicPr preferRelativeResize="0"/>
                  </pic:nvPicPr>
                  <pic:blipFill>
                    <a:blip r:embed="rId18"/>
                    <a:srcRect b="0" l="0" r="0" t="0"/>
                    <a:stretch>
                      <a:fillRect/>
                    </a:stretch>
                  </pic:blipFill>
                  <pic:spPr>
                    <a:xfrm>
                      <a:off x="0" y="0"/>
                      <a:ext cx="18478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UML Class Diagram</w:t>
      </w:r>
    </w:p>
    <w:p w:rsidR="00000000" w:rsidDel="00000000" w:rsidP="00000000" w:rsidRDefault="00000000" w:rsidRPr="00000000" w14:paraId="00000087">
      <w:pPr>
        <w:rPr/>
      </w:pPr>
      <w:r w:rsidDel="00000000" w:rsidR="00000000" w:rsidRPr="00000000">
        <w:rPr>
          <w:rtl w:val="0"/>
        </w:rPr>
        <w:t xml:space="preserve">Figure 2 represents the Class Diagrams. There are 12 workstations so each workstations have their designated number.</w:t>
      </w:r>
    </w:p>
    <w:p w:rsidR="00000000" w:rsidDel="00000000" w:rsidP="00000000" w:rsidRDefault="00000000" w:rsidRPr="00000000" w14:paraId="00000088">
      <w:pPr>
        <w:rPr/>
      </w:pPr>
      <w:r w:rsidDel="00000000" w:rsidR="00000000" w:rsidRPr="00000000">
        <w:rPr>
          <w:rtl w:val="0"/>
        </w:rPr>
        <w:t xml:space="preserve">At this point, it was thought that the individual capabilities in terms of what colour is to be drawn is given to each of them. Each of them have 4 zones (5 zones but 5</w:t>
      </w:r>
      <w:r w:rsidDel="00000000" w:rsidR="00000000" w:rsidRPr="00000000">
        <w:rPr>
          <w:vertAlign w:val="superscript"/>
          <w:rtl w:val="0"/>
        </w:rPr>
        <w:t xml:space="preserve">th</w:t>
      </w:r>
      <w:r w:rsidDel="00000000" w:rsidR="00000000" w:rsidRPr="00000000">
        <w:rPr>
          <w:rtl w:val="0"/>
        </w:rPr>
        <w:t xml:space="preserve"> is 1</w:t>
      </w:r>
      <w:r w:rsidDel="00000000" w:rsidR="00000000" w:rsidRPr="00000000">
        <w:rPr>
          <w:vertAlign w:val="superscript"/>
          <w:rtl w:val="0"/>
        </w:rPr>
        <w:t xml:space="preserve">st</w:t>
      </w:r>
      <w:r w:rsidDel="00000000" w:rsidR="00000000" w:rsidRPr="00000000">
        <w:rPr>
          <w:rtl w:val="0"/>
        </w:rPr>
        <w:t xml:space="preserve"> of adjacent workstation)</w:t>
      </w:r>
    </w:p>
    <w:p w:rsidR="00000000" w:rsidDel="00000000" w:rsidP="00000000" w:rsidRDefault="00000000" w:rsidRPr="00000000" w14:paraId="00000089">
      <w:pPr>
        <w:rPr/>
      </w:pPr>
      <w:r w:rsidDel="00000000" w:rsidR="00000000" w:rsidRPr="00000000">
        <w:rPr>
          <w:rtl w:val="0"/>
        </w:rPr>
        <w:t xml:space="preserve">It was thought to run each workstations as individual servers with a common url and different port numbers. </w:t>
      </w:r>
    </w:p>
    <w:p w:rsidR="00000000" w:rsidDel="00000000" w:rsidP="00000000" w:rsidRDefault="00000000" w:rsidRPr="00000000" w14:paraId="0000008A">
      <w:pPr>
        <w:rPr/>
      </w:pPr>
      <w:r w:rsidDel="00000000" w:rsidR="00000000" w:rsidRPr="00000000">
        <w:rPr>
          <w:rtl w:val="0"/>
        </w:rPr>
        <w:t xml:space="preserve">A buffer attribute to hold the status of the buffer and status to know the activity of the workstation.</w:t>
      </w:r>
    </w:p>
    <w:p w:rsidR="00000000" w:rsidDel="00000000" w:rsidP="00000000" w:rsidRDefault="00000000" w:rsidRPr="00000000" w14:paraId="0000008B">
      <w:pPr>
        <w:rPr/>
      </w:pPr>
      <w:r w:rsidDel="00000000" w:rsidR="00000000" w:rsidRPr="00000000">
        <w:rPr>
          <w:rtl w:val="0"/>
        </w:rPr>
        <w:t xml:space="preserve">Methods:</w:t>
      </w:r>
    </w:p>
    <w:p w:rsidR="00000000" w:rsidDel="00000000" w:rsidP="00000000" w:rsidRDefault="00000000" w:rsidRPr="00000000" w14:paraId="0000008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runServer()- to run the individual Servers of the workstations</w:t>
      </w:r>
    </w:p>
    <w:p w:rsidR="00000000" w:rsidDel="00000000" w:rsidP="00000000" w:rsidRDefault="00000000" w:rsidRPr="00000000" w14:paraId="0000008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getOrder() – to get the order from the operator</w:t>
      </w:r>
    </w:p>
    <w:p w:rsidR="00000000" w:rsidDel="00000000" w:rsidP="00000000" w:rsidRDefault="00000000" w:rsidRPr="00000000" w14:paraId="0000008E">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callNext() - to make query to the fuseki server to receive the next url</w:t>
      </w:r>
    </w:p>
    <w:p w:rsidR="00000000" w:rsidDel="00000000" w:rsidP="00000000" w:rsidRDefault="00000000" w:rsidRPr="00000000" w14:paraId="0000008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request() - to instruct S1000 to perform the job based on the url received from fuseki</w:t>
      </w:r>
    </w:p>
    <w:p w:rsidR="00000000" w:rsidDel="00000000" w:rsidP="00000000" w:rsidRDefault="00000000" w:rsidRPr="00000000" w14:paraId="00000090">
      <w:pPr>
        <w:pStyle w:val="Heading2"/>
        <w:rPr/>
      </w:pPr>
      <w:bookmarkStart w:colFirst="0" w:colLast="0" w:name="_49x2ik5" w:id="14"/>
      <w:bookmarkEnd w:id="14"/>
      <w:r w:rsidDel="00000000" w:rsidR="00000000" w:rsidRPr="00000000">
        <w:rPr>
          <w:rtl w:val="0"/>
        </w:rPr>
        <w:t xml:space="preserve">USE Case Diagram</w:t>
      </w:r>
    </w:p>
    <w:p w:rsidR="00000000" w:rsidDel="00000000" w:rsidP="00000000" w:rsidRDefault="00000000" w:rsidRPr="00000000" w14:paraId="00000091">
      <w:pPr>
        <w:rPr/>
      </w:pPr>
      <w:r w:rsidDel="00000000" w:rsidR="00000000" w:rsidRPr="00000000">
        <w:rPr>
          <w:rtl w:val="0"/>
        </w:rPr>
        <w:t xml:space="preserve">A use case diagram at its simplest is a representation of a user's interaction with the system that shows the relationship between the user and the different use cases in which the ONLY the user is involved.</w:t>
      </w:r>
    </w:p>
    <w:p w:rsidR="00000000" w:rsidDel="00000000" w:rsidP="00000000" w:rsidRDefault="00000000" w:rsidRPr="00000000" w14:paraId="00000092">
      <w:pPr>
        <w:keepNext w:val="1"/>
        <w:jc w:val="center"/>
        <w:rPr/>
      </w:pPr>
      <w:r w:rsidDel="00000000" w:rsidR="00000000" w:rsidRPr="00000000">
        <w:rPr/>
        <w:drawing>
          <wp:inline distB="0" distT="0" distL="0" distR="0">
            <wp:extent cx="5274310" cy="4050665"/>
            <wp:effectExtent b="0" l="0" r="0" t="0"/>
            <wp:docPr descr="A close up of a map&#10;&#10;Description generated with high confidence" id="10" name="image9.png"/>
            <a:graphic>
              <a:graphicData uri="http://schemas.openxmlformats.org/drawingml/2006/picture">
                <pic:pic>
                  <pic:nvPicPr>
                    <pic:cNvPr descr="A close up of a map&#10;&#10;Description generated with high confidence" id="0" name="image9.png"/>
                    <pic:cNvPicPr preferRelativeResize="0"/>
                  </pic:nvPicPr>
                  <pic:blipFill>
                    <a:blip r:embed="rId19"/>
                    <a:srcRect b="0" l="0" r="0" t="0"/>
                    <a:stretch>
                      <a:fillRect/>
                    </a:stretch>
                  </pic:blipFill>
                  <pic:spPr>
                    <a:xfrm>
                      <a:off x="0" y="0"/>
                      <a:ext cx="5274310" cy="405066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Use Case Diagram</w:t>
      </w:r>
    </w:p>
    <w:p w:rsidR="00000000" w:rsidDel="00000000" w:rsidP="00000000" w:rsidRDefault="00000000" w:rsidRPr="00000000" w14:paraId="00000094">
      <w:pPr>
        <w:rPr/>
      </w:pPr>
      <w:r w:rsidDel="00000000" w:rsidR="00000000" w:rsidRPr="00000000">
        <w:rPr>
          <w:rtl w:val="0"/>
        </w:rPr>
        <w:t xml:space="preserve">The user is able to both place and order and view the current system status after logging in the system. The Logic Use Case include an Authentication Use Case. Back end commands are issued once the Order is placed in the GUI.</w:t>
      </w:r>
    </w:p>
    <w:p w:rsidR="00000000" w:rsidDel="00000000" w:rsidP="00000000" w:rsidRDefault="00000000" w:rsidRPr="00000000" w14:paraId="00000095">
      <w:pPr>
        <w:rPr/>
      </w:pPr>
      <w:r w:rsidDel="00000000" w:rsidR="00000000" w:rsidRPr="00000000">
        <w:rPr>
          <w:rtl w:val="0"/>
        </w:rPr>
        <w:t xml:space="preserve">Additionally the user can get a report of what was done.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keepNext w:val="1"/>
        <w:keepLines w:val="1"/>
        <w:spacing w:after="0" w:before="40" w:lineRule="auto"/>
        <w:rPr>
          <w:rFonts w:ascii="Calibri" w:cs="Calibri" w:eastAsia="Calibri" w:hAnsi="Calibri"/>
          <w:color w:val="2e75b5"/>
          <w:sz w:val="26"/>
          <w:szCs w:val="26"/>
        </w:rPr>
      </w:pPr>
      <w:bookmarkStart w:colFirst="0" w:colLast="0" w:name="_2p2csry" w:id="15"/>
      <w:bookmarkEnd w:id="15"/>
      <w:r w:rsidDel="00000000" w:rsidR="00000000" w:rsidRPr="00000000">
        <w:rPr>
          <w:rFonts w:ascii="Calibri" w:cs="Calibri" w:eastAsia="Calibri" w:hAnsi="Calibri"/>
          <w:color w:val="2e75b5"/>
          <w:sz w:val="26"/>
          <w:szCs w:val="26"/>
          <w:rtl w:val="0"/>
        </w:rPr>
        <w:t xml:space="preserve">Activity Diagram</w:t>
      </w:r>
    </w:p>
    <w:p w:rsidR="00000000" w:rsidDel="00000000" w:rsidP="00000000" w:rsidRDefault="00000000" w:rsidRPr="00000000" w14:paraId="00000098">
      <w:pPr>
        <w:keepNext w:val="1"/>
        <w:rPr/>
      </w:pPr>
      <w:r w:rsidDel="00000000" w:rsidR="00000000" w:rsidRPr="00000000">
        <w:rPr/>
        <w:drawing>
          <wp:inline distB="0" distT="0" distL="0" distR="0">
            <wp:extent cx="5274310" cy="4678680"/>
            <wp:effectExtent b="0" l="0" r="0" t="0"/>
            <wp:docPr descr="A screenshot of a cell phone&#10;&#10;Description generated with high confidence" id="11" name="image10.png"/>
            <a:graphic>
              <a:graphicData uri="http://schemas.openxmlformats.org/drawingml/2006/picture">
                <pic:pic>
                  <pic:nvPicPr>
                    <pic:cNvPr descr="A screenshot of a cell phone&#10;&#10;Description generated with high confidence" id="0" name="image10.png"/>
                    <pic:cNvPicPr preferRelativeResize="0"/>
                  </pic:nvPicPr>
                  <pic:blipFill>
                    <a:blip r:embed="rId20"/>
                    <a:srcRect b="0" l="0" r="0" t="0"/>
                    <a:stretch>
                      <a:fillRect/>
                    </a:stretch>
                  </pic:blipFill>
                  <pic:spPr>
                    <a:xfrm>
                      <a:off x="0" y="0"/>
                      <a:ext cx="5274310" cy="46786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40" w:lineRule="auto"/>
        <w:jc w:val="center"/>
        <w:rPr>
          <w:i w:val="1"/>
          <w:color w:val="44546a"/>
          <w:sz w:val="18"/>
          <w:szCs w:val="18"/>
        </w:rPr>
      </w:pPr>
      <w:r w:rsidDel="00000000" w:rsidR="00000000" w:rsidRPr="00000000">
        <w:rPr>
          <w:i w:val="1"/>
          <w:color w:val="44546a"/>
          <w:sz w:val="18"/>
          <w:szCs w:val="18"/>
          <w:rtl w:val="0"/>
        </w:rPr>
        <w:t xml:space="preserve">Figure 4: Activity Diagram</w:t>
      </w:r>
    </w:p>
    <w:p w:rsidR="00000000" w:rsidDel="00000000" w:rsidP="00000000" w:rsidRDefault="00000000" w:rsidRPr="00000000" w14:paraId="0000009A">
      <w:pPr>
        <w:rPr/>
      </w:pPr>
      <w:r w:rsidDel="00000000" w:rsidR="00000000" w:rsidRPr="00000000">
        <w:rPr>
          <w:rtl w:val="0"/>
        </w:rPr>
        <w:t xml:space="preserve">The activity diagram represents the workflows of activities and actions that happen in the product manufacturing process after taking specific order from customer in a step by step manner. The solid black circle represents initial node, the starting point of the process. The chamfered rectangle represents individual activity while the diamond shape represents decision making/condition check and at the end is a solid black circle with white edges that is used to represent last step in the process. The process is divided into five major vertical swim lines to represent five major blocks in the system. Two horizontal swim lines are used to divide two different division of process, first, status checking and credentials checking, second, production process in workstation. The black rectangle is used for joining of multiple activities with a single interface. Operator starts the system which is a host computer, which has a web interface that ask for user credentials. All the individual active components of workstation are connected with INICO s1000 RTU which is also connected with the server in real-time. So, status of the components is always updated. After credential verification next process is to produce the item. User select model from various options and place order through web user interface. This information is passed to the server and the production process starts in workstation. After every command execution machine status is updated simultaneously and demonstrated through the GUI in host computer. </w:t>
      </w:r>
    </w:p>
    <w:p w:rsidR="00000000" w:rsidDel="00000000" w:rsidP="00000000" w:rsidRDefault="00000000" w:rsidRPr="00000000" w14:paraId="0000009B">
      <w:pPr>
        <w:keepNext w:val="1"/>
        <w:keepLines w:val="1"/>
        <w:spacing w:after="0" w:before="40" w:lineRule="auto"/>
        <w:rPr>
          <w:rFonts w:ascii="Calibri" w:cs="Calibri" w:eastAsia="Calibri" w:hAnsi="Calibri"/>
          <w:color w:val="2e75b5"/>
          <w:sz w:val="26"/>
          <w:szCs w:val="26"/>
        </w:rPr>
      </w:pPr>
      <w:bookmarkStart w:colFirst="0" w:colLast="0" w:name="_147n2zr" w:id="16"/>
      <w:bookmarkEnd w:id="16"/>
      <w:r w:rsidDel="00000000" w:rsidR="00000000" w:rsidRPr="00000000">
        <w:rPr>
          <w:rFonts w:ascii="Calibri" w:cs="Calibri" w:eastAsia="Calibri" w:hAnsi="Calibri"/>
          <w:color w:val="2e75b5"/>
          <w:sz w:val="26"/>
          <w:szCs w:val="26"/>
          <w:rtl w:val="0"/>
        </w:rPr>
        <w:t xml:space="preserve">Sequence Diagram</w:t>
      </w:r>
    </w:p>
    <w:p w:rsidR="00000000" w:rsidDel="00000000" w:rsidP="00000000" w:rsidRDefault="00000000" w:rsidRPr="00000000" w14:paraId="0000009C">
      <w:pPr>
        <w:keepNext w:val="1"/>
        <w:rPr/>
      </w:pPr>
      <w:r w:rsidDel="00000000" w:rsidR="00000000" w:rsidRPr="00000000">
        <w:rPr/>
        <w:drawing>
          <wp:inline distB="0" distT="0" distL="0" distR="0">
            <wp:extent cx="5274310" cy="3614535"/>
            <wp:effectExtent b="0" l="0" r="0" t="0"/>
            <wp:docPr descr="C:\Users\Joe David\AppData\Local\Microsoft\Windows\INetCache\Content.Word\III-1st Iteration.jpg" id="13" name="image12.png"/>
            <a:graphic>
              <a:graphicData uri="http://schemas.openxmlformats.org/drawingml/2006/picture">
                <pic:pic>
                  <pic:nvPicPr>
                    <pic:cNvPr descr="C:\Users\Joe David\AppData\Local\Microsoft\Windows\INetCache\Content.Word\III-1st Iteration.jpg" id="0" name="image12.png"/>
                    <pic:cNvPicPr preferRelativeResize="0"/>
                  </pic:nvPicPr>
                  <pic:blipFill>
                    <a:blip r:embed="rId21"/>
                    <a:srcRect b="0" l="0" r="0" t="0"/>
                    <a:stretch>
                      <a:fillRect/>
                    </a:stretch>
                  </pic:blipFill>
                  <pic:spPr>
                    <a:xfrm>
                      <a:off x="0" y="0"/>
                      <a:ext cx="5274310" cy="36145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40" w:lineRule="auto"/>
        <w:jc w:val="center"/>
        <w:rPr>
          <w:i w:val="1"/>
          <w:color w:val="44546a"/>
          <w:sz w:val="18"/>
          <w:szCs w:val="18"/>
        </w:rPr>
      </w:pPr>
      <w:r w:rsidDel="00000000" w:rsidR="00000000" w:rsidRPr="00000000">
        <w:rPr>
          <w:i w:val="1"/>
          <w:color w:val="44546a"/>
          <w:sz w:val="18"/>
          <w:szCs w:val="18"/>
          <w:rtl w:val="0"/>
        </w:rPr>
        <w:t xml:space="preserve">Figure 5: Sequence Diagram</w:t>
      </w:r>
    </w:p>
    <w:p w:rsidR="00000000" w:rsidDel="00000000" w:rsidP="00000000" w:rsidRDefault="00000000" w:rsidRPr="00000000" w14:paraId="0000009E">
      <w:pPr>
        <w:rPr/>
      </w:pPr>
      <w:r w:rsidDel="00000000" w:rsidR="00000000" w:rsidRPr="00000000">
        <w:rPr>
          <w:rtl w:val="0"/>
        </w:rPr>
        <w:t xml:space="preserve">The user logs in the UI and places an order. This is translated to an order and the query is sent to the RTU. The RTU then sends a response back which is translated to the user as graphics in the user interface. The subsequent actions are visually represented in the GUI.</w:t>
      </w:r>
    </w:p>
    <w:p w:rsidR="00000000" w:rsidDel="00000000" w:rsidP="00000000" w:rsidRDefault="00000000" w:rsidRPr="00000000" w14:paraId="0000009F">
      <w:pPr>
        <w:widowControl w:val="1"/>
        <w:jc w:val="left"/>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1"/>
        <w:keepLines w:val="1"/>
        <w:spacing w:after="0" w:before="40" w:lineRule="auto"/>
        <w:rPr>
          <w:rFonts w:ascii="Calibri" w:cs="Calibri" w:eastAsia="Calibri" w:hAnsi="Calibri"/>
          <w:color w:val="2e75b5"/>
          <w:sz w:val="26"/>
          <w:szCs w:val="26"/>
        </w:rPr>
      </w:pPr>
      <w:bookmarkStart w:colFirst="0" w:colLast="0" w:name="_2jxsxqh" w:id="17"/>
      <w:bookmarkEnd w:id="17"/>
      <w:r w:rsidDel="00000000" w:rsidR="00000000" w:rsidRPr="00000000">
        <w:rPr>
          <w:rFonts w:ascii="Calibri" w:cs="Calibri" w:eastAsia="Calibri" w:hAnsi="Calibri"/>
          <w:color w:val="2e75b5"/>
          <w:sz w:val="26"/>
          <w:szCs w:val="26"/>
          <w:rtl w:val="0"/>
        </w:rPr>
        <w:t xml:space="preserve">State Diagram</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1"/>
        <w:rPr/>
      </w:pPr>
      <w:r w:rsidDel="00000000" w:rsidR="00000000" w:rsidRPr="00000000">
        <w:rPr/>
        <w:drawing>
          <wp:inline distB="0" distT="0" distL="0" distR="0">
            <wp:extent cx="5274310" cy="4052570"/>
            <wp:effectExtent b="0" l="0" r="0" t="0"/>
            <wp:docPr descr="A close up of a map&#10;&#10;Description generated with high confidence" id="14" name="image13.png"/>
            <a:graphic>
              <a:graphicData uri="http://schemas.openxmlformats.org/drawingml/2006/picture">
                <pic:pic>
                  <pic:nvPicPr>
                    <pic:cNvPr descr="A close up of a map&#10;&#10;Description generated with high confidence" id="0" name="image13.png"/>
                    <pic:cNvPicPr preferRelativeResize="0"/>
                  </pic:nvPicPr>
                  <pic:blipFill>
                    <a:blip r:embed="rId22"/>
                    <a:srcRect b="0" l="0" r="0" t="0"/>
                    <a:stretch>
                      <a:fillRect/>
                    </a:stretch>
                  </pic:blipFill>
                  <pic:spPr>
                    <a:xfrm>
                      <a:off x="0" y="0"/>
                      <a:ext cx="5274310" cy="40525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240" w:lineRule="auto"/>
        <w:jc w:val="center"/>
        <w:rPr>
          <w:i w:val="1"/>
          <w:color w:val="44546a"/>
          <w:sz w:val="18"/>
          <w:szCs w:val="18"/>
        </w:rPr>
      </w:pPr>
      <w:r w:rsidDel="00000000" w:rsidR="00000000" w:rsidRPr="00000000">
        <w:rPr>
          <w:i w:val="1"/>
          <w:color w:val="44546a"/>
          <w:sz w:val="18"/>
          <w:szCs w:val="18"/>
          <w:rtl w:val="0"/>
        </w:rPr>
        <w:t xml:space="preserve">Figure 6: State Diagram</w:t>
      </w:r>
    </w:p>
    <w:p w:rsidR="00000000" w:rsidDel="00000000" w:rsidP="00000000" w:rsidRDefault="00000000" w:rsidRPr="00000000" w14:paraId="000000A4">
      <w:pPr>
        <w:rPr/>
      </w:pPr>
      <w:r w:rsidDel="00000000" w:rsidR="00000000" w:rsidRPr="00000000">
        <w:rPr>
          <w:rtl w:val="0"/>
        </w:rPr>
        <w:t xml:space="preserve">The above Figure (6) shows the State Diagram for the workstation class. It consists of the following states.</w:t>
      </w:r>
    </w:p>
    <w:p w:rsidR="00000000" w:rsidDel="00000000" w:rsidP="00000000" w:rsidRDefault="00000000" w:rsidRPr="00000000" w14:paraId="000000A5">
      <w:pPr>
        <w:numPr>
          <w:ilvl w:val="0"/>
          <w:numId w:val="11"/>
        </w:numPr>
        <w:spacing w:after="0" w:lineRule="auto"/>
        <w:ind w:left="720" w:hanging="360"/>
        <w:rPr/>
      </w:pPr>
      <w:r w:rsidDel="00000000" w:rsidR="00000000" w:rsidRPr="00000000">
        <w:rPr>
          <w:rtl w:val="0"/>
        </w:rPr>
        <w:t xml:space="preserve">First the System start state is when the System is powered on and that takes it to the </w:t>
      </w:r>
      <w:r w:rsidDel="00000000" w:rsidR="00000000" w:rsidRPr="00000000">
        <w:rPr>
          <w:b w:val="1"/>
          <w:rtl w:val="0"/>
        </w:rPr>
        <w:t xml:space="preserve">SETUP</w:t>
      </w:r>
      <w:r w:rsidDel="00000000" w:rsidR="00000000" w:rsidRPr="00000000">
        <w:rPr>
          <w:rtl w:val="0"/>
        </w:rPr>
        <w:t xml:space="preserve"> state where configuration (if any) is done on the workstation. It involves deliberate action on the workstation.</w:t>
      </w:r>
    </w:p>
    <w:p w:rsidR="00000000" w:rsidDel="00000000" w:rsidP="00000000" w:rsidRDefault="00000000" w:rsidRPr="00000000" w14:paraId="000000A6">
      <w:pPr>
        <w:numPr>
          <w:ilvl w:val="0"/>
          <w:numId w:val="11"/>
        </w:numPr>
        <w:spacing w:after="0" w:lineRule="auto"/>
        <w:ind w:left="720" w:hanging="360"/>
        <w:rPr/>
      </w:pPr>
      <w:r w:rsidDel="00000000" w:rsidR="00000000" w:rsidRPr="00000000">
        <w:rPr>
          <w:rtl w:val="0"/>
        </w:rPr>
        <w:t xml:space="preserve">All the workstations are now in the </w:t>
      </w:r>
      <w:r w:rsidDel="00000000" w:rsidR="00000000" w:rsidRPr="00000000">
        <w:rPr>
          <w:b w:val="1"/>
          <w:rtl w:val="0"/>
        </w:rPr>
        <w:t xml:space="preserve">STARVED</w:t>
      </w:r>
      <w:r w:rsidDel="00000000" w:rsidR="00000000" w:rsidRPr="00000000">
        <w:rPr>
          <w:rtl w:val="0"/>
        </w:rPr>
        <w:t xml:space="preserve"> state in the sense that it is ready to receive an item from an upstream workstation, but no item is available. The workstation’s</w:t>
      </w:r>
    </w:p>
    <w:p w:rsidR="00000000" w:rsidDel="00000000" w:rsidP="00000000" w:rsidRDefault="00000000" w:rsidRPr="00000000" w14:paraId="000000A7">
      <w:pPr>
        <w:spacing w:after="0" w:lineRule="auto"/>
        <w:ind w:left="720" w:firstLine="0"/>
        <w:rPr/>
      </w:pPr>
      <w:r w:rsidDel="00000000" w:rsidR="00000000" w:rsidRPr="00000000">
        <w:rPr>
          <w:rtl w:val="0"/>
        </w:rPr>
        <w:t xml:space="preserve">working area is available to work but it is not being given anything to build. There is no unfinished work within the workstation and there are no items available to move into the workstation.</w:t>
      </w:r>
    </w:p>
    <w:p w:rsidR="00000000" w:rsidDel="00000000" w:rsidP="00000000" w:rsidRDefault="00000000" w:rsidRPr="00000000" w14:paraId="000000A8">
      <w:pPr>
        <w:numPr>
          <w:ilvl w:val="0"/>
          <w:numId w:val="11"/>
        </w:numPr>
        <w:spacing w:after="0" w:lineRule="auto"/>
        <w:ind w:left="720" w:hanging="360"/>
        <w:rPr/>
      </w:pPr>
      <w:r w:rsidDel="00000000" w:rsidR="00000000" w:rsidRPr="00000000">
        <w:rPr>
          <w:rtl w:val="0"/>
        </w:rPr>
        <w:t xml:space="preserve">When an order is placed, and the pallet arrives at the workstation, it changes to the </w:t>
      </w:r>
      <w:r w:rsidDel="00000000" w:rsidR="00000000" w:rsidRPr="00000000">
        <w:rPr>
          <w:b w:val="1"/>
          <w:rtl w:val="0"/>
        </w:rPr>
        <w:t xml:space="preserve">ACTIVE</w:t>
      </w:r>
      <w:r w:rsidDel="00000000" w:rsidR="00000000" w:rsidRPr="00000000">
        <w:rPr>
          <w:rtl w:val="0"/>
        </w:rPr>
        <w:t xml:space="preserve"> state. In this state, an item is available, but no recipe is being executed. This includes time intervals when items are transferred in and out of the appropriate zones.</w:t>
      </w:r>
    </w:p>
    <w:p w:rsidR="00000000" w:rsidDel="00000000" w:rsidP="00000000" w:rsidRDefault="00000000" w:rsidRPr="00000000" w14:paraId="000000A9">
      <w:pPr>
        <w:numPr>
          <w:ilvl w:val="0"/>
          <w:numId w:val="11"/>
        </w:numPr>
        <w:spacing w:after="0" w:lineRule="auto"/>
        <w:ind w:left="720" w:hanging="360"/>
        <w:rPr/>
      </w:pPr>
      <w:r w:rsidDel="00000000" w:rsidR="00000000" w:rsidRPr="00000000">
        <w:rPr>
          <w:rtl w:val="0"/>
        </w:rPr>
        <w:t xml:space="preserve">Once the pallet reaches zone 3 of the workstation, the workstation moves to the </w:t>
      </w:r>
      <w:r w:rsidDel="00000000" w:rsidR="00000000" w:rsidRPr="00000000">
        <w:rPr>
          <w:b w:val="1"/>
          <w:rtl w:val="0"/>
        </w:rPr>
        <w:t xml:space="preserve">EXECUTING</w:t>
      </w:r>
      <w:r w:rsidDel="00000000" w:rsidR="00000000" w:rsidRPr="00000000">
        <w:rPr>
          <w:rtl w:val="0"/>
        </w:rPr>
        <w:t xml:space="preserve"> state where the robot executes the recipe and it continues to do so without external intervention.</w:t>
      </w:r>
    </w:p>
    <w:p w:rsidR="00000000" w:rsidDel="00000000" w:rsidP="00000000" w:rsidRDefault="00000000" w:rsidRPr="00000000" w14:paraId="000000AA">
      <w:pPr>
        <w:numPr>
          <w:ilvl w:val="0"/>
          <w:numId w:val="11"/>
        </w:numPr>
        <w:spacing w:after="0" w:lineRule="auto"/>
        <w:ind w:left="720" w:hanging="360"/>
        <w:rPr/>
      </w:pPr>
      <w:r w:rsidDel="00000000" w:rsidR="00000000" w:rsidRPr="00000000">
        <w:rPr>
          <w:rtl w:val="0"/>
        </w:rPr>
        <w:t xml:space="preserve">Once the recipe is executed it can either go to the </w:t>
      </w:r>
      <w:r w:rsidDel="00000000" w:rsidR="00000000" w:rsidRPr="00000000">
        <w:rPr>
          <w:b w:val="1"/>
          <w:rtl w:val="0"/>
        </w:rPr>
        <w:t xml:space="preserve">STARVED</w:t>
      </w:r>
      <w:r w:rsidDel="00000000" w:rsidR="00000000" w:rsidRPr="00000000">
        <w:rPr>
          <w:rtl w:val="0"/>
        </w:rPr>
        <w:t xml:space="preserve"> state if is able to pass on the pallet to the next workstation or to the </w:t>
      </w:r>
      <w:r w:rsidDel="00000000" w:rsidR="00000000" w:rsidRPr="00000000">
        <w:rPr>
          <w:b w:val="1"/>
          <w:rtl w:val="0"/>
        </w:rPr>
        <w:t xml:space="preserve">BLOCKED</w:t>
      </w:r>
      <w:r w:rsidDel="00000000" w:rsidR="00000000" w:rsidRPr="00000000">
        <w:rPr>
          <w:rtl w:val="0"/>
        </w:rPr>
        <w:t xml:space="preserve"> state if it’s not able to do so due to the presence of another pallet in the adjacent zone.</w:t>
      </w:r>
    </w:p>
    <w:p w:rsidR="00000000" w:rsidDel="00000000" w:rsidP="00000000" w:rsidRDefault="00000000" w:rsidRPr="00000000" w14:paraId="000000AB">
      <w:pPr>
        <w:numPr>
          <w:ilvl w:val="0"/>
          <w:numId w:val="11"/>
        </w:numPr>
        <w:spacing w:after="0" w:lineRule="auto"/>
        <w:ind w:left="720" w:hanging="360"/>
        <w:rPr/>
      </w:pPr>
      <w:r w:rsidDel="00000000" w:rsidR="00000000" w:rsidRPr="00000000">
        <w:rPr>
          <w:rtl w:val="0"/>
        </w:rPr>
        <w:t xml:space="preserve">In any case, if there is a mechanical failure of any of the equipment in a workstation it goes.</w:t>
      </w:r>
    </w:p>
    <w:p w:rsidR="00000000" w:rsidDel="00000000" w:rsidP="00000000" w:rsidRDefault="00000000" w:rsidRPr="00000000" w14:paraId="000000AC">
      <w:pPr>
        <w:spacing w:after="0" w:lineRule="auto"/>
        <w:rPr/>
      </w:pPr>
      <w:r w:rsidDel="00000000" w:rsidR="00000000" w:rsidRPr="00000000">
        <w:rPr>
          <w:rtl w:val="0"/>
        </w:rPr>
      </w:r>
    </w:p>
    <w:p w:rsidR="00000000" w:rsidDel="00000000" w:rsidP="00000000" w:rsidRDefault="00000000" w:rsidRPr="00000000" w14:paraId="000000AD">
      <w:pPr>
        <w:widowControl w:val="1"/>
        <w:jc w:val="left"/>
        <w:rPr/>
        <w:sectPr>
          <w:type w:val="nextPage"/>
          <w:pgSz w:h="16838" w:w="11906"/>
          <w:pgMar w:bottom="1134" w:top="1440" w:left="1800" w:right="1800" w:header="851" w:footer="992"/>
          <w:cols w:equalWidth="0"/>
          <w:titlePg w:val="1"/>
        </w:sectPr>
      </w:pPr>
      <w:r w:rsidDel="00000000" w:rsidR="00000000" w:rsidRPr="00000000">
        <w:rPr>
          <w:rtl w:val="0"/>
        </w:rPr>
      </w:r>
    </w:p>
    <w:p w:rsidR="00000000" w:rsidDel="00000000" w:rsidP="00000000" w:rsidRDefault="00000000" w:rsidRPr="00000000" w14:paraId="000000AE">
      <w:pPr>
        <w:pStyle w:val="Heading1"/>
        <w:numPr>
          <w:ilvl w:val="0"/>
          <w:numId w:val="12"/>
        </w:numPr>
        <w:ind w:left="720" w:hanging="360"/>
        <w:rPr/>
      </w:pPr>
      <w:bookmarkStart w:colFirst="0" w:colLast="0" w:name="_z337ya" w:id="18"/>
      <w:bookmarkEnd w:id="18"/>
      <w:r w:rsidDel="00000000" w:rsidR="00000000" w:rsidRPr="00000000">
        <w:rPr>
          <w:rtl w:val="0"/>
        </w:rPr>
        <w:t xml:space="preserve">FRONT-END DEVELOPMENT</w:t>
      </w:r>
    </w:p>
    <w:p w:rsidR="00000000" w:rsidDel="00000000" w:rsidP="00000000" w:rsidRDefault="00000000" w:rsidRPr="00000000" w14:paraId="000000AF">
      <w:pPr>
        <w:keepNext w:val="1"/>
        <w:rPr/>
      </w:pPr>
      <w:r w:rsidDel="00000000" w:rsidR="00000000" w:rsidRPr="00000000">
        <w:rPr>
          <w:rtl w:val="0"/>
        </w:rPr>
      </w:r>
    </w:p>
    <w:p w:rsidR="00000000" w:rsidDel="00000000" w:rsidP="00000000" w:rsidRDefault="00000000" w:rsidRPr="00000000" w14:paraId="000000B0">
      <w:pPr>
        <w:keepNext w:val="1"/>
        <w:rPr/>
      </w:pPr>
      <w:r w:rsidDel="00000000" w:rsidR="00000000" w:rsidRPr="00000000">
        <w:rPr/>
        <w:drawing>
          <wp:inline distB="0" distT="0" distL="0" distR="0">
            <wp:extent cx="9057640" cy="413258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905764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GUI User Interface</w:t>
      </w:r>
    </w:p>
    <w:p w:rsidR="00000000" w:rsidDel="00000000" w:rsidP="00000000" w:rsidRDefault="00000000" w:rsidRPr="00000000" w14:paraId="000000B2">
      <w:pPr>
        <w:pStyle w:val="Heading2"/>
        <w:rPr/>
      </w:pPr>
      <w:bookmarkStart w:colFirst="0" w:colLast="0" w:name="_3o7alnk" w:id="19"/>
      <w:bookmarkEnd w:id="19"/>
      <w:r w:rsidDel="00000000" w:rsidR="00000000" w:rsidRPr="00000000">
        <w:br w:type="page"/>
      </w:r>
      <w:r w:rsidDel="00000000" w:rsidR="00000000" w:rsidRPr="00000000">
        <w:rPr>
          <w:rtl w:val="0"/>
        </w:rPr>
        <w:t xml:space="preserve">Features</w:t>
      </w:r>
    </w:p>
    <w:p w:rsidR="00000000" w:rsidDel="00000000" w:rsidP="00000000" w:rsidRDefault="00000000" w:rsidRPr="00000000" w14:paraId="000000B3">
      <w:pPr>
        <w:rPr/>
        <w:sectPr>
          <w:type w:val="nextPage"/>
          <w:pgSz w:h="16838" w:w="11906"/>
          <w:pgMar w:bottom="1800" w:top="1800" w:left="1134" w:right="1440" w:header="851" w:footer="992"/>
          <w:cols w:equalWidth="0"/>
          <w:titlePg w:val="1"/>
        </w:sectPr>
      </w:pPr>
      <w:r w:rsidDel="00000000" w:rsidR="00000000" w:rsidRPr="00000000">
        <w:rPr/>
        <w:drawing>
          <wp:inline distB="0" distT="0" distL="0" distR="0">
            <wp:extent cx="9057640" cy="3794125"/>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9057640" cy="37941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rPr/>
      </w:pPr>
      <w:bookmarkStart w:colFirst="0" w:colLast="0" w:name="_3j2qqm3" w:id="20"/>
      <w:bookmarkEnd w:id="20"/>
      <w:r w:rsidDel="00000000" w:rsidR="00000000" w:rsidRPr="00000000">
        <w:rPr>
          <w:rtl w:val="0"/>
        </w:rPr>
        <w:t xml:space="preserve">9. BACK-END DEVELOPMENT (INITIAL PROTOTYPE)</w:t>
      </w:r>
    </w:p>
    <w:p w:rsidR="00000000" w:rsidDel="00000000" w:rsidP="00000000" w:rsidRDefault="00000000" w:rsidRPr="00000000" w14:paraId="000000B5">
      <w:pPr>
        <w:rPr/>
      </w:pPr>
      <w:r w:rsidDel="00000000" w:rsidR="00000000" w:rsidRPr="00000000">
        <w:rPr>
          <w:rtl w:val="0"/>
        </w:rPr>
        <w:t xml:space="preserve">This section is to be read in conjunction with the class diagram.</w:t>
      </w:r>
    </w:p>
    <w:p w:rsidR="00000000" w:rsidDel="00000000" w:rsidP="00000000" w:rsidRDefault="00000000" w:rsidRPr="00000000" w14:paraId="000000B6">
      <w:pPr>
        <w:rPr/>
      </w:pPr>
      <w:r w:rsidDel="00000000" w:rsidR="00000000" w:rsidRPr="00000000">
        <w:rPr>
          <w:rtl w:val="0"/>
        </w:rPr>
        <w:t xml:space="preserve">The back-end development is only at the initial stage. Although the attributes for the class has been described its methods have neither been defined nor described. A tentative description of the methods can be found in the class diagram but however as mentioned they have not been implemented in the code as yet. The only method implemented is runServer().</w:t>
      </w:r>
    </w:p>
    <w:p w:rsidR="00000000" w:rsidDel="00000000" w:rsidP="00000000" w:rsidRDefault="00000000" w:rsidRPr="00000000" w14:paraId="000000B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express</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require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'express'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B8">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//var app = express();</w:t>
      </w:r>
    </w:p>
    <w:p w:rsidR="00000000" w:rsidDel="00000000" w:rsidP="00000000" w:rsidRDefault="00000000" w:rsidRPr="00000000" w14:paraId="000000B9">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BA">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require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B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bodyParser</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require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'body-parser'</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BC">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BD">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BE">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//define variables</w:t>
      </w:r>
    </w:p>
    <w:p w:rsidR="00000000" w:rsidDel="00000000" w:rsidP="00000000" w:rsidRDefault="00000000" w:rsidRPr="00000000" w14:paraId="000000B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setValue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query1</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5f"/>
          <w:sz w:val="20"/>
          <w:szCs w:val="20"/>
          <w:rtl w:val="0"/>
        </w:rPr>
        <w:t xml:space="preserve">"query=PREFIX iii:&lt;http://www.manufacturing.com/cellphones.owl#&gt; SELECT* WHERE{iii:conveyor_1 iii:transZone45 ?url}"</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1">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C2">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//define query for the Knowledge base</w:t>
      </w:r>
    </w:p>
    <w:p w:rsidR="00000000" w:rsidDel="00000000" w:rsidP="00000000" w:rsidRDefault="00000000" w:rsidRPr="00000000" w14:paraId="000000C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optionsKB</w:t>
      </w:r>
      <w:r w:rsidDel="00000000" w:rsidR="00000000" w:rsidRPr="00000000">
        <w:rPr>
          <w:rFonts w:ascii="Consolas" w:cs="Consolas" w:eastAsia="Consolas" w:hAnsi="Consolas"/>
          <w:color w:val="5f5f00"/>
          <w:sz w:val="20"/>
          <w:szCs w:val="20"/>
          <w:rtl w:val="0"/>
        </w:rPr>
        <w:t xml:space="preserve"> = {</w:t>
      </w:r>
    </w:p>
    <w:p w:rsidR="00000000" w:rsidDel="00000000" w:rsidP="00000000" w:rsidRDefault="00000000" w:rsidRPr="00000000" w14:paraId="000000C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method</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'post'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 "</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6">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//json: true, // Use,If you are sending JSON data</w:t>
      </w:r>
    </w:p>
    <w:p w:rsidR="00000000" w:rsidDel="00000000" w:rsidP="00000000" w:rsidRDefault="00000000" w:rsidRPr="00000000" w14:paraId="000000C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"http://127.0.0.1:3032/iii2017/query"</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8">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headers</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C9">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'Content-Type'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'application/x-www-form-urlencoded; charset=UTF-8'</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A">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'Accept'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'application/sparql-results+json,*/*;q=0.9'</w:t>
      </w:r>
      <w:r w:rsidDel="00000000" w:rsidR="00000000" w:rsidRPr="00000000">
        <w:rPr>
          <w:rtl w:val="0"/>
        </w:rPr>
      </w:r>
    </w:p>
    <w:p w:rsidR="00000000" w:rsidDel="00000000" w:rsidP="00000000" w:rsidRDefault="00000000" w:rsidRPr="00000000" w14:paraId="000000C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C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CD">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CE">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//define query for S1000</w:t>
      </w:r>
    </w:p>
    <w:p w:rsidR="00000000" w:rsidDel="00000000" w:rsidP="00000000" w:rsidRDefault="00000000" w:rsidRPr="00000000" w14:paraId="000000C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optionsCntrl</w:t>
      </w:r>
      <w:r w:rsidDel="00000000" w:rsidR="00000000" w:rsidRPr="00000000">
        <w:rPr>
          <w:rFonts w:ascii="Consolas" w:cs="Consolas" w:eastAsia="Consolas" w:hAnsi="Consolas"/>
          <w:color w:val="5f5f00"/>
          <w:sz w:val="20"/>
          <w:szCs w:val="20"/>
          <w:rtl w:val="0"/>
        </w:rPr>
        <w:t xml:space="preserve"> = {</w:t>
      </w:r>
    </w:p>
    <w:p w:rsidR="00000000" w:rsidDel="00000000" w:rsidP="00000000" w:rsidRDefault="00000000" w:rsidRPr="00000000" w14:paraId="000000D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method</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'post'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1">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Javascript object payload</w:t>
      </w:r>
    </w:p>
    <w:p w:rsidR="00000000" w:rsidDel="00000000" w:rsidP="00000000" w:rsidRDefault="00000000" w:rsidRPr="00000000" w14:paraId="000000D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json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true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headers</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D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'Content-Type'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'application/json'</w:t>
      </w:r>
      <w:r w:rsidDel="00000000" w:rsidR="00000000" w:rsidRPr="00000000">
        <w:rPr>
          <w:rtl w:val="0"/>
        </w:rPr>
      </w:r>
    </w:p>
    <w:p w:rsidR="00000000" w:rsidDel="00000000" w:rsidP="00000000" w:rsidRDefault="00000000" w:rsidRPr="00000000" w14:paraId="000000D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D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8">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D9">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DA">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DB">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D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capability</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E">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D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capability</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capability</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zone1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87005f"/>
          <w:sz w:val="20"/>
          <w:szCs w:val="20"/>
          <w:rtl w:val="0"/>
        </w:rPr>
        <w:t xml:space="preserve">false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zone2</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87005f"/>
          <w:sz w:val="20"/>
          <w:szCs w:val="20"/>
          <w:rtl w:val="0"/>
        </w:rPr>
        <w:t xml:space="preserve">false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zone3</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87005f"/>
          <w:sz w:val="20"/>
          <w:szCs w:val="20"/>
          <w:rtl w:val="0"/>
        </w:rPr>
        <w:t xml:space="preserve">false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zone4</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87005f"/>
          <w:sz w:val="20"/>
          <w:szCs w:val="20"/>
          <w:rtl w:val="0"/>
        </w:rPr>
        <w:t xml:space="preserve">false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zone5</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87005f"/>
          <w:sz w:val="20"/>
          <w:szCs w:val="20"/>
          <w:rtl w:val="0"/>
        </w:rPr>
        <w:t xml:space="preserve">false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port</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00"/>
          <w:sz w:val="20"/>
          <w:szCs w:val="20"/>
          <w:rtl w:val="0"/>
        </w:rPr>
        <w:t xml:space="preserve">1234</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url</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5f"/>
          <w:sz w:val="20"/>
          <w:szCs w:val="20"/>
          <w:rtl w:val="0"/>
        </w:rPr>
        <w:t xml:space="preserve">"127.0.0.1"</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buffer</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5f"/>
          <w:sz w:val="20"/>
          <w:szCs w:val="20"/>
          <w:rtl w:val="0"/>
        </w:rPr>
        <w:t xml:space="preserve">'free'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8">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status</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5f"/>
          <w:sz w:val="20"/>
          <w:szCs w:val="20"/>
          <w:rtl w:val="0"/>
        </w:rPr>
        <w:t xml:space="preserve">'free'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9">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A">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E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87005f"/>
          <w:sz w:val="20"/>
          <w:szCs w:val="20"/>
          <w:rtl w:val="0"/>
        </w:rPr>
        <w:t xml:space="preserve">prototype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port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app</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express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port</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port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EE">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explanation?</w:t>
      </w:r>
    </w:p>
    <w:p w:rsidR="00000000" w:rsidDel="00000000" w:rsidP="00000000" w:rsidRDefault="00000000" w:rsidRPr="00000000" w14:paraId="000000EF">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hostname</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this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can write direct url</w:t>
      </w:r>
    </w:p>
    <w:p w:rsidR="00000000" w:rsidDel="00000000" w:rsidP="00000000" w:rsidRDefault="00000000" w:rsidRPr="00000000" w14:paraId="000000F0">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F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app</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get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F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statusCode</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00"/>
          <w:sz w:val="20"/>
          <w:szCs w:val="20"/>
          <w:rtl w:val="0"/>
        </w:rPr>
        <w:t xml:space="preserve">200</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setHeader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'Content-Type'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'text/plain'</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write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'\nI am workstation '</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write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'\nMy capability is: '</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capability</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end</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'\nWorkstation '</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5f"/>
          <w:sz w:val="20"/>
          <w:szCs w:val="20"/>
          <w:rtl w:val="0"/>
        </w:rPr>
        <w:t xml:space="preserve">' is running.'</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F8">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app</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use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bodyParser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json</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9">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app</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use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bodyParser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urlencoded</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extended</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true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A">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0FB">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//HANDLE NOTIFICATION FROM THE FASTORY SIMULATOR</w:t>
      </w:r>
    </w:p>
    <w:p w:rsidR="00000000" w:rsidDel="00000000" w:rsidP="00000000" w:rsidRDefault="00000000" w:rsidRPr="00000000" w14:paraId="000000F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app</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F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console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log</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req</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0FE">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switch</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id</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0F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case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"Z1_Changed"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console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log</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req</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results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callNext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query1</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break</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case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"Z2_Changed"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break</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case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"Z3_Changed"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break</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case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"Z4_Changed"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8">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break</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9">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case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"Z5_Changed"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A">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break</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0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0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0D">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10E">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10F">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11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app</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listen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port</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hostname</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 {</w:t>
      </w:r>
    </w:p>
    <w:p w:rsidR="00000000" w:rsidDel="00000000" w:rsidP="00000000" w:rsidRDefault="00000000" w:rsidRPr="00000000" w14:paraId="0000011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console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log</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WorkStation Server WS'</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 is running at http://'</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hostname</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5f5f"/>
          <w:sz w:val="20"/>
          <w:szCs w:val="20"/>
          <w:rtl w:val="0"/>
        </w:rPr>
        <w:t xml:space="preserve">':'</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port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1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if</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&gt;</w:t>
      </w:r>
      <w:r w:rsidDel="00000000" w:rsidR="00000000" w:rsidRPr="00000000">
        <w:rPr>
          <w:rFonts w:ascii="Consolas" w:cs="Consolas" w:eastAsia="Consolas" w:hAnsi="Consolas"/>
          <w:color w:val="005f00"/>
          <w:sz w:val="20"/>
          <w:szCs w:val="20"/>
          <w:rtl w:val="0"/>
        </w:rPr>
        <w:t xml:space="preserve">0</w:t>
      </w:r>
      <w:r w:rsidDel="00000000" w:rsidR="00000000" w:rsidRPr="00000000">
        <w:rPr>
          <w:rFonts w:ascii="Consolas" w:cs="Consolas" w:eastAsia="Consolas" w:hAnsi="Consolas"/>
          <w:color w:val="5f5f00"/>
          <w:sz w:val="20"/>
          <w:szCs w:val="20"/>
          <w:rtl w:val="0"/>
        </w:rPr>
        <w:t xml:space="preserve">)&amp;&amp;(</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&lt;</w:t>
      </w:r>
      <w:r w:rsidDel="00000000" w:rsidR="00000000" w:rsidRPr="00000000">
        <w:rPr>
          <w:rFonts w:ascii="Consolas" w:cs="Consolas" w:eastAsia="Consolas" w:hAnsi="Consolas"/>
          <w:color w:val="005f00"/>
          <w:sz w:val="20"/>
          <w:szCs w:val="20"/>
          <w:rtl w:val="0"/>
        </w:rPr>
        <w:t xml:space="preserve">10</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1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'/events/Z1_Changed/notifs'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'/events/Z2_Changed/notifs'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'/events/Z3_Changed/notifs'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7">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request.post('    http://localhost:3000/RTU/SimCNV'+ref1.wsnumber+'/events/Z5_Changed/notifs', {form: {destUrl: "http://localhost:600"+ref1.wsnumber+"/notifs/"}});</w:t>
      </w:r>
    </w:p>
    <w:p w:rsidR="00000000" w:rsidDel="00000000" w:rsidP="00000000" w:rsidRDefault="00000000" w:rsidRPr="00000000" w14:paraId="00000118">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if</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1</w:t>
      </w:r>
      <w:r w:rsidDel="00000000" w:rsidR="00000000" w:rsidRPr="00000000">
        <w:rPr>
          <w:rFonts w:ascii="Consolas" w:cs="Consolas" w:eastAsia="Consolas" w:hAnsi="Consolas"/>
          <w:color w:val="5f5f00"/>
          <w:sz w:val="20"/>
          <w:szCs w:val="20"/>
          <w:rtl w:val="0"/>
        </w:rPr>
        <w:t xml:space="preserve">)&amp;&amp;(</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7</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9">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1A">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'/events/Z4_Changed/notifs'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'http://localhost:3000/RTU/SimROB'</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'/events/DrawEndExecution/notifs'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1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1D">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11E">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1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if</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&gt;</w:t>
      </w:r>
      <w:r w:rsidDel="00000000" w:rsidR="00000000" w:rsidRPr="00000000">
        <w:rPr>
          <w:rFonts w:ascii="Consolas" w:cs="Consolas" w:eastAsia="Consolas" w:hAnsi="Consolas"/>
          <w:color w:val="005f00"/>
          <w:sz w:val="20"/>
          <w:szCs w:val="20"/>
          <w:rtl w:val="0"/>
        </w:rPr>
        <w:t xml:space="preserve">9</w:t>
      </w:r>
      <w:r w:rsidDel="00000000" w:rsidR="00000000" w:rsidRPr="00000000">
        <w:rPr>
          <w:rFonts w:ascii="Consolas" w:cs="Consolas" w:eastAsia="Consolas" w:hAnsi="Consolas"/>
          <w:color w:val="5f5f00"/>
          <w:sz w:val="20"/>
          <w:szCs w:val="20"/>
          <w:rtl w:val="0"/>
        </w:rPr>
        <w:t xml:space="preserve">)&amp;&amp;(</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&lt;</w:t>
      </w:r>
      <w:r w:rsidDel="00000000" w:rsidR="00000000" w:rsidRPr="00000000">
        <w:rPr>
          <w:rFonts w:ascii="Consolas" w:cs="Consolas" w:eastAsia="Consolas" w:hAnsi="Consolas"/>
          <w:color w:val="005f00"/>
          <w:sz w:val="20"/>
          <w:szCs w:val="20"/>
          <w:rtl w:val="0"/>
        </w:rPr>
        <w:t xml:space="preserve">13</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2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'/events/Z1_Changed/notifs'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2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'/events/Z2_Changed/notifs'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2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'/events/Z3_Changed/notifs'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2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  http://localhost:3000/RTU/SimCNV'</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'/events/Z4_Changed/notifs'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24">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request.post('    http://localhost:3000/RTU/SimCNV'+ref1.wsnumber+'/events/Z5_Changed/notifs', {form: {destUrl: "http://localhost:60"+ref1.wsnumber+"/notifs/"}});</w:t>
      </w:r>
    </w:p>
    <w:p w:rsidR="00000000" w:rsidDel="00000000" w:rsidP="00000000" w:rsidRDefault="00000000" w:rsidRPr="00000000" w14:paraId="0000012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post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'http://localhost:3000/RTU/SimROB'</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'/events/DrawEndExecution/notifs'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form</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destUrl</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"http://localhost:60"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ref1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wsnumber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"/notifs/"</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2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2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28">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w:t>
      </w:r>
    </w:p>
    <w:p w:rsidR="00000000" w:rsidDel="00000000" w:rsidP="00000000" w:rsidRDefault="00000000" w:rsidRPr="00000000" w14:paraId="00000129">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//function for receiving order value from the operator</w:t>
      </w:r>
    </w:p>
    <w:p w:rsidR="00000000" w:rsidDel="00000000" w:rsidP="00000000" w:rsidRDefault="00000000" w:rsidRPr="00000000" w14:paraId="0000012A">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function callOrder(ord){</w:t>
      </w:r>
    </w:p>
    <w:p w:rsidR="00000000" w:rsidDel="00000000" w:rsidP="00000000" w:rsidRDefault="00000000" w:rsidRPr="00000000" w14:paraId="0000012B">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console.log(ord);</w:t>
      </w:r>
    </w:p>
    <w:p w:rsidR="00000000" w:rsidDel="00000000" w:rsidP="00000000" w:rsidRDefault="00000000" w:rsidRPr="00000000" w14:paraId="0000012C">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optionsKB.body = ord; //Assembly of the new query</w:t>
      </w:r>
    </w:p>
    <w:p w:rsidR="00000000" w:rsidDel="00000000" w:rsidP="00000000" w:rsidRDefault="00000000" w:rsidRPr="00000000" w14:paraId="0000012D">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console.log(optionsKB);</w:t>
      </w:r>
    </w:p>
    <w:p w:rsidR="00000000" w:rsidDel="00000000" w:rsidP="00000000" w:rsidRDefault="00000000" w:rsidRPr="00000000" w14:paraId="0000012E">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request(optionsKB, function (err, res, body) {</w:t>
      </w:r>
    </w:p>
    <w:p w:rsidR="00000000" w:rsidDel="00000000" w:rsidP="00000000" w:rsidRDefault="00000000" w:rsidRPr="00000000" w14:paraId="0000012F">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if (err) {</w:t>
      </w:r>
    </w:p>
    <w:p w:rsidR="00000000" w:rsidDel="00000000" w:rsidP="00000000" w:rsidRDefault="00000000" w:rsidRPr="00000000" w14:paraId="00000130">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console.log('Error :', err);</w:t>
      </w:r>
    </w:p>
    <w:p w:rsidR="00000000" w:rsidDel="00000000" w:rsidP="00000000" w:rsidRDefault="00000000" w:rsidRPr="00000000" w14:paraId="00000131">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return;</w:t>
      </w:r>
    </w:p>
    <w:p w:rsidR="00000000" w:rsidDel="00000000" w:rsidP="00000000" w:rsidRDefault="00000000" w:rsidRPr="00000000" w14:paraId="00000132">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w:t>
      </w:r>
    </w:p>
    <w:p w:rsidR="00000000" w:rsidDel="00000000" w:rsidP="00000000" w:rsidRDefault="00000000" w:rsidRPr="00000000" w14:paraId="00000133">
      <w:pPr>
        <w:shd w:fill="d7d7af" w:val="clear"/>
        <w:rPr>
          <w:rFonts w:ascii="Consolas" w:cs="Consolas" w:eastAsia="Consolas" w:hAnsi="Consolas"/>
          <w:i w:val="1"/>
          <w:color w:val="87875f"/>
          <w:sz w:val="20"/>
          <w:szCs w:val="20"/>
        </w:rPr>
      </w:pPr>
      <w:r w:rsidDel="00000000" w:rsidR="00000000" w:rsidRPr="00000000">
        <w:rPr>
          <w:rtl w:val="0"/>
        </w:rPr>
      </w:r>
    </w:p>
    <w:p w:rsidR="00000000" w:rsidDel="00000000" w:rsidP="00000000" w:rsidRDefault="00000000" w:rsidRPr="00000000" w14:paraId="00000134">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for(var i = 0; i&lt;body.results.bindings.length; i++) {</w:t>
      </w:r>
    </w:p>
    <w:p w:rsidR="00000000" w:rsidDel="00000000" w:rsidP="00000000" w:rsidRDefault="00000000" w:rsidRPr="00000000" w14:paraId="00000135">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var next = body.results.bindings[i].url.value;</w:t>
      </w:r>
    </w:p>
    <w:p w:rsidR="00000000" w:rsidDel="00000000" w:rsidP="00000000" w:rsidRDefault="00000000" w:rsidRPr="00000000" w14:paraId="00000136">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setValue = next;</w:t>
      </w:r>
    </w:p>
    <w:p w:rsidR="00000000" w:rsidDel="00000000" w:rsidP="00000000" w:rsidRDefault="00000000" w:rsidRPr="00000000" w14:paraId="00000137">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console.log(setValue);</w:t>
      </w:r>
    </w:p>
    <w:p w:rsidR="00000000" w:rsidDel="00000000" w:rsidP="00000000" w:rsidRDefault="00000000" w:rsidRPr="00000000" w14:paraId="00000138">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w:t>
      </w:r>
    </w:p>
    <w:p w:rsidR="00000000" w:rsidDel="00000000" w:rsidP="00000000" w:rsidRDefault="00000000" w:rsidRPr="00000000" w14:paraId="00000139">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w:t>
      </w:r>
    </w:p>
    <w:p w:rsidR="00000000" w:rsidDel="00000000" w:rsidP="00000000" w:rsidRDefault="00000000" w:rsidRPr="00000000" w14:paraId="0000013A">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w:t>
      </w:r>
    </w:p>
    <w:p w:rsidR="00000000" w:rsidDel="00000000" w:rsidP="00000000" w:rsidRDefault="00000000" w:rsidRPr="00000000" w14:paraId="0000013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i w:val="1"/>
          <w:color w:val="87875f"/>
          <w:sz w:val="20"/>
          <w:szCs w:val="20"/>
          <w:rtl w:val="0"/>
        </w:rPr>
        <w:t xml:space="preserve">*/</w:t>
      </w:r>
      <w:r w:rsidDel="00000000" w:rsidR="00000000" w:rsidRPr="00000000">
        <w:rPr>
          <w:rtl w:val="0"/>
        </w:rPr>
      </w:r>
    </w:p>
    <w:p w:rsidR="00000000" w:rsidDel="00000000" w:rsidP="00000000" w:rsidRDefault="00000000" w:rsidRPr="00000000" w14:paraId="0000013C">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//function to make query to the fuseki server to receive the next url</w:t>
      </w:r>
    </w:p>
    <w:p w:rsidR="00000000" w:rsidDel="00000000" w:rsidP="00000000" w:rsidRDefault="00000000" w:rsidRPr="00000000" w14:paraId="0000013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callNext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curr</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3E">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console.log(curr);</w:t>
      </w:r>
    </w:p>
    <w:p w:rsidR="00000000" w:rsidDel="00000000" w:rsidP="00000000" w:rsidRDefault="00000000" w:rsidRPr="00000000" w14:paraId="0000013F">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optionsKB</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000087"/>
          <w:sz w:val="20"/>
          <w:szCs w:val="20"/>
          <w:rtl w:val="0"/>
        </w:rPr>
        <w:t xml:space="preserve">curr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//Assembly of the new query</w:t>
      </w:r>
    </w:p>
    <w:p w:rsidR="00000000" w:rsidDel="00000000" w:rsidP="00000000" w:rsidRDefault="00000000" w:rsidRPr="00000000" w14:paraId="00000140">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console.log(optionsKB);</w:t>
      </w:r>
    </w:p>
    <w:p w:rsidR="00000000" w:rsidDel="00000000" w:rsidP="00000000" w:rsidRDefault="00000000" w:rsidRPr="00000000" w14:paraId="0000014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request</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optionsKB</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function</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err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res</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4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if</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err</w:t>
      </w: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4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console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log</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'Error :'</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err</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4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87005f"/>
          <w:sz w:val="20"/>
          <w:szCs w:val="20"/>
          <w:rtl w:val="0"/>
        </w:rPr>
        <w:t xml:space="preserve">return</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4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4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console</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log</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body</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47">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for(var i = 0; i&lt;body.results.bindings.length; i++) {</w:t>
      </w:r>
    </w:p>
    <w:p w:rsidR="00000000" w:rsidDel="00000000" w:rsidP="00000000" w:rsidRDefault="00000000" w:rsidRPr="00000000" w14:paraId="00000148">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var next = body.results.bindings[i].url.value;</w:t>
      </w:r>
    </w:p>
    <w:p w:rsidR="00000000" w:rsidDel="00000000" w:rsidP="00000000" w:rsidRDefault="00000000" w:rsidRPr="00000000" w14:paraId="00000149">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//var setValue = next;</w:t>
      </w:r>
    </w:p>
    <w:p w:rsidR="00000000" w:rsidDel="00000000" w:rsidP="00000000" w:rsidRDefault="00000000" w:rsidRPr="00000000" w14:paraId="0000014A">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console.log(next)</w:t>
      </w:r>
    </w:p>
    <w:p w:rsidR="00000000" w:rsidDel="00000000" w:rsidP="00000000" w:rsidRDefault="00000000" w:rsidRPr="00000000" w14:paraId="0000014B">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i w:val="1"/>
          <w:color w:val="87875f"/>
          <w:sz w:val="20"/>
          <w:szCs w:val="20"/>
          <w:rtl w:val="0"/>
        </w:rPr>
        <w:t xml:space="preserve">// }</w:t>
      </w:r>
    </w:p>
    <w:p w:rsidR="00000000" w:rsidDel="00000000" w:rsidP="00000000" w:rsidRDefault="00000000" w:rsidRPr="00000000" w14:paraId="0000014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    });</w:t>
      </w:r>
    </w:p>
    <w:p w:rsidR="00000000" w:rsidDel="00000000" w:rsidP="00000000" w:rsidRDefault="00000000" w:rsidRPr="00000000" w14:paraId="0000014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4E">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w:t>
      </w:r>
    </w:p>
    <w:p w:rsidR="00000000" w:rsidDel="00000000" w:rsidP="00000000" w:rsidRDefault="00000000" w:rsidRPr="00000000" w14:paraId="0000014F">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//function to instruct S1000 to perform the job based on the url received from fuseki</w:t>
      </w:r>
    </w:p>
    <w:p w:rsidR="00000000" w:rsidDel="00000000" w:rsidP="00000000" w:rsidRDefault="00000000" w:rsidRPr="00000000" w14:paraId="00000150">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function requestOut(num){</w:t>
      </w:r>
    </w:p>
    <w:p w:rsidR="00000000" w:rsidDel="00000000" w:rsidP="00000000" w:rsidRDefault="00000000" w:rsidRPr="00000000" w14:paraId="00000151">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optionsCntrl.url = num;</w:t>
      </w:r>
    </w:p>
    <w:p w:rsidR="00000000" w:rsidDel="00000000" w:rsidP="00000000" w:rsidRDefault="00000000" w:rsidRPr="00000000" w14:paraId="00000152">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console.log(optionsCntrl);</w:t>
      </w:r>
    </w:p>
    <w:p w:rsidR="00000000" w:rsidDel="00000000" w:rsidP="00000000" w:rsidRDefault="00000000" w:rsidRPr="00000000" w14:paraId="00000153">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request(optionsCntrl, function (err, res, body) {</w:t>
      </w:r>
    </w:p>
    <w:p w:rsidR="00000000" w:rsidDel="00000000" w:rsidP="00000000" w:rsidRDefault="00000000" w:rsidRPr="00000000" w14:paraId="00000154">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if (err) {</w:t>
      </w:r>
    </w:p>
    <w:p w:rsidR="00000000" w:rsidDel="00000000" w:rsidP="00000000" w:rsidRDefault="00000000" w:rsidRPr="00000000" w14:paraId="00000155">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console.log('Error :', err);</w:t>
      </w:r>
    </w:p>
    <w:p w:rsidR="00000000" w:rsidDel="00000000" w:rsidP="00000000" w:rsidRDefault="00000000" w:rsidRPr="00000000" w14:paraId="00000156">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return;</w:t>
      </w:r>
    </w:p>
    <w:p w:rsidR="00000000" w:rsidDel="00000000" w:rsidP="00000000" w:rsidRDefault="00000000" w:rsidRPr="00000000" w14:paraId="00000157">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w:t>
      </w:r>
    </w:p>
    <w:p w:rsidR="00000000" w:rsidDel="00000000" w:rsidP="00000000" w:rsidRDefault="00000000" w:rsidRPr="00000000" w14:paraId="00000158">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console.log(optionsCntrl);</w:t>
      </w:r>
    </w:p>
    <w:p w:rsidR="00000000" w:rsidDel="00000000" w:rsidP="00000000" w:rsidRDefault="00000000" w:rsidRPr="00000000" w14:paraId="00000159">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console.log(' Body :', body);</w:t>
      </w:r>
    </w:p>
    <w:p w:rsidR="00000000" w:rsidDel="00000000" w:rsidP="00000000" w:rsidRDefault="00000000" w:rsidRPr="00000000" w14:paraId="0000015A">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    });</w:t>
      </w:r>
    </w:p>
    <w:p w:rsidR="00000000" w:rsidDel="00000000" w:rsidP="00000000" w:rsidRDefault="00000000" w:rsidRPr="00000000" w14:paraId="0000015B">
      <w:pPr>
        <w:shd w:fill="d7d7af" w:val="clear"/>
        <w:rPr>
          <w:rFonts w:ascii="Consolas" w:cs="Consolas" w:eastAsia="Consolas" w:hAnsi="Consolas"/>
          <w:i w:val="1"/>
          <w:color w:val="87875f"/>
          <w:sz w:val="20"/>
          <w:szCs w:val="20"/>
        </w:rPr>
      </w:pPr>
      <w:r w:rsidDel="00000000" w:rsidR="00000000" w:rsidRPr="00000000">
        <w:rPr>
          <w:rFonts w:ascii="Consolas" w:cs="Consolas" w:eastAsia="Consolas" w:hAnsi="Consolas"/>
          <w:i w:val="1"/>
          <w:color w:val="87875f"/>
          <w:sz w:val="20"/>
          <w:szCs w:val="20"/>
          <w:rtl w:val="0"/>
        </w:rPr>
        <w:t xml:space="preserve">}</w:t>
      </w:r>
    </w:p>
    <w:p w:rsidR="00000000" w:rsidDel="00000000" w:rsidP="00000000" w:rsidRDefault="00000000" w:rsidRPr="00000000" w14:paraId="0000015C">
      <w:pPr>
        <w:shd w:fill="d7d7af" w:val="clear"/>
        <w:rPr>
          <w:rFonts w:ascii="Consolas" w:cs="Consolas" w:eastAsia="Consolas" w:hAnsi="Consolas"/>
          <w:i w:val="1"/>
          <w:color w:val="87875f"/>
          <w:sz w:val="20"/>
          <w:szCs w:val="20"/>
        </w:rPr>
      </w:pPr>
      <w:r w:rsidDel="00000000" w:rsidR="00000000" w:rsidRPr="00000000">
        <w:rPr>
          <w:rtl w:val="0"/>
        </w:rPr>
      </w:r>
    </w:p>
    <w:p w:rsidR="00000000" w:rsidDel="00000000" w:rsidP="00000000" w:rsidRDefault="00000000" w:rsidRPr="00000000" w14:paraId="0000015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i w:val="1"/>
          <w:color w:val="87875f"/>
          <w:sz w:val="20"/>
          <w:szCs w:val="20"/>
          <w:rtl w:val="0"/>
        </w:rPr>
        <w:t xml:space="preserve">*/</w:t>
      </w:r>
      <w:r w:rsidDel="00000000" w:rsidR="00000000" w:rsidRPr="00000000">
        <w:rPr>
          <w:rtl w:val="0"/>
        </w:rPr>
      </w:r>
    </w:p>
    <w:p w:rsidR="00000000" w:rsidDel="00000000" w:rsidP="00000000" w:rsidRDefault="00000000" w:rsidRPr="00000000" w14:paraId="0000015E">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ws1</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'paper'</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5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ws2</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2</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'red'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ws3</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3</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'blue'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ws4</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4</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'green'</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ws5</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5</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'red'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ws6</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'blue'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ws7</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7</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'loadpallet'</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ws8</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8</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5f"/>
          <w:sz w:val="20"/>
          <w:szCs w:val="20"/>
          <w:rtl w:val="0"/>
        </w:rPr>
        <w:t xml:space="preserve">'green'</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ws9</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9</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'red'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7">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ws10</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10</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'blue'</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8">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ws11</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11</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'green'</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9">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87005f"/>
          <w:sz w:val="20"/>
          <w:szCs w:val="20"/>
          <w:rtl w:val="0"/>
        </w:rPr>
        <w:t xml:space="preserve">var</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ws12</w:t>
      </w:r>
      <w:r w:rsidDel="00000000" w:rsidR="00000000" w:rsidRPr="00000000">
        <w:rPr>
          <w:rFonts w:ascii="Consolas" w:cs="Consolas" w:eastAsia="Consolas" w:hAnsi="Consolas"/>
          <w:color w:val="5f5f00"/>
          <w:sz w:val="20"/>
          <w:szCs w:val="20"/>
          <w:rtl w:val="0"/>
        </w:rPr>
        <w:t xml:space="preserve"> = </w:t>
      </w:r>
      <w:r w:rsidDel="00000000" w:rsidR="00000000" w:rsidRPr="00000000">
        <w:rPr>
          <w:rFonts w:ascii="Consolas" w:cs="Consolas" w:eastAsia="Consolas" w:hAnsi="Consolas"/>
          <w:color w:val="87005f"/>
          <w:sz w:val="20"/>
          <w:szCs w:val="20"/>
          <w:rtl w:val="0"/>
        </w:rPr>
        <w:t xml:space="preserve">new</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0087"/>
          <w:sz w:val="20"/>
          <w:szCs w:val="20"/>
          <w:rtl w:val="0"/>
        </w:rPr>
        <w:t xml:space="preserve">workstation</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12</w:t>
      </w:r>
      <w:r w:rsidDel="00000000" w:rsidR="00000000" w:rsidRPr="00000000">
        <w:rPr>
          <w:rFonts w:ascii="Consolas" w:cs="Consolas" w:eastAsia="Consolas" w:hAnsi="Consolas"/>
          <w:color w:val="5f5f00"/>
          <w:sz w:val="20"/>
          <w:szCs w:val="20"/>
          <w:rtl w:val="0"/>
        </w:rPr>
        <w:t xml:space="preserve">,  </w:t>
      </w:r>
      <w:r w:rsidDel="00000000" w:rsidR="00000000" w:rsidRPr="00000000">
        <w:rPr>
          <w:rFonts w:ascii="Consolas" w:cs="Consolas" w:eastAsia="Consolas" w:hAnsi="Consolas"/>
          <w:color w:val="005f5f"/>
          <w:sz w:val="20"/>
          <w:szCs w:val="20"/>
          <w:rtl w:val="0"/>
        </w:rPr>
        <w:t xml:space="preserve">'red'</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A">
      <w:pPr>
        <w:shd w:fill="d7d7af" w:val="clear"/>
        <w:rPr>
          <w:rFonts w:ascii="Consolas" w:cs="Consolas" w:eastAsia="Consolas" w:hAnsi="Consolas"/>
          <w:color w:val="5f5f00"/>
          <w:sz w:val="20"/>
          <w:szCs w:val="20"/>
        </w:rPr>
      </w:pPr>
      <w:r w:rsidDel="00000000" w:rsidR="00000000" w:rsidRPr="00000000">
        <w:rPr>
          <w:rtl w:val="0"/>
        </w:rPr>
      </w:r>
    </w:p>
    <w:p w:rsidR="00000000" w:rsidDel="00000000" w:rsidP="00000000" w:rsidRDefault="00000000" w:rsidRPr="00000000" w14:paraId="0000016B">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6001</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C">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ws2</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6002</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D">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ws3</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6003</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E">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ws4</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6004</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6F">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ws5</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6005</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0">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ws6</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6006</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1">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ws7</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6007</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2">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ws8</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6008</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3">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ws9</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6009</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4">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ws10</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6010</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5">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ws11</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6011</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6">
      <w:pPr>
        <w:shd w:fill="d7d7af" w:val="clear"/>
        <w:rPr>
          <w:rFonts w:ascii="Consolas" w:cs="Consolas" w:eastAsia="Consolas" w:hAnsi="Consolas"/>
          <w:color w:val="5f5f00"/>
          <w:sz w:val="20"/>
          <w:szCs w:val="20"/>
        </w:rPr>
      </w:pPr>
      <w:r w:rsidDel="00000000" w:rsidR="00000000" w:rsidRPr="00000000">
        <w:rPr>
          <w:rFonts w:ascii="Consolas" w:cs="Consolas" w:eastAsia="Consolas" w:hAnsi="Consolas"/>
          <w:color w:val="000087"/>
          <w:sz w:val="20"/>
          <w:szCs w:val="20"/>
          <w:rtl w:val="0"/>
        </w:rPr>
        <w:t xml:space="preserve">ws12</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0087"/>
          <w:sz w:val="20"/>
          <w:szCs w:val="20"/>
          <w:rtl w:val="0"/>
        </w:rPr>
        <w:t xml:space="preserve">runServer</w:t>
      </w:r>
      <w:r w:rsidDel="00000000" w:rsidR="00000000" w:rsidRPr="00000000">
        <w:rPr>
          <w:rFonts w:ascii="Consolas" w:cs="Consolas" w:eastAsia="Consolas" w:hAnsi="Consolas"/>
          <w:color w:val="5f5f00"/>
          <w:sz w:val="20"/>
          <w:szCs w:val="20"/>
          <w:rtl w:val="0"/>
        </w:rPr>
        <w:t xml:space="preserve">(</w:t>
      </w:r>
      <w:r w:rsidDel="00000000" w:rsidR="00000000" w:rsidRPr="00000000">
        <w:rPr>
          <w:rFonts w:ascii="Consolas" w:cs="Consolas" w:eastAsia="Consolas" w:hAnsi="Consolas"/>
          <w:color w:val="005f00"/>
          <w:sz w:val="20"/>
          <w:szCs w:val="20"/>
          <w:rtl w:val="0"/>
        </w:rPr>
        <w:t xml:space="preserve">6012</w:t>
      </w:r>
      <w:r w:rsidDel="00000000" w:rsidR="00000000" w:rsidRPr="00000000">
        <w:rPr>
          <w:rFonts w:ascii="Consolas" w:cs="Consolas" w:eastAsia="Consolas" w:hAnsi="Consolas"/>
          <w:color w:val="5f5f00"/>
          <w:sz w:val="20"/>
          <w:szCs w:val="20"/>
          <w:rtl w:val="0"/>
        </w:rPr>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JSON Response from knowledge base</w:t>
      </w:r>
    </w:p>
    <w:p w:rsidR="00000000" w:rsidDel="00000000" w:rsidP="00000000" w:rsidRDefault="00000000" w:rsidRPr="00000000" w14:paraId="00000179">
      <w:pPr>
        <w:rPr/>
      </w:pPr>
      <w:r w:rsidDel="00000000" w:rsidR="00000000" w:rsidRPr="00000000">
        <w:rPr/>
        <w:drawing>
          <wp:inline distB="0" distT="0" distL="0" distR="0">
            <wp:extent cx="6840855" cy="188849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840855" cy="188849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rPr/>
      </w:pPr>
      <w:r w:rsidDel="00000000" w:rsidR="00000000" w:rsidRPr="00000000">
        <w:rPr>
          <w:rtl w:val="0"/>
        </w:rPr>
        <w:t xml:space="preserve">Knowledge Base (class Graphs)</w:t>
      </w:r>
    </w:p>
    <w:p w:rsidR="00000000" w:rsidDel="00000000" w:rsidP="00000000" w:rsidRDefault="00000000" w:rsidRPr="00000000" w14:paraId="0000017B">
      <w:pPr>
        <w:jc w:val="center"/>
        <w:rPr/>
        <w:sectPr>
          <w:type w:val="nextPage"/>
          <w:pgSz w:h="16838" w:w="11906"/>
          <w:pgMar w:bottom="1440" w:top="1134" w:left="567" w:right="566" w:header="851" w:footer="992"/>
          <w:cols w:equalWidth="0"/>
          <w:titlePg w:val="1"/>
        </w:sectPr>
      </w:pPr>
      <w:r w:rsidDel="00000000" w:rsidR="00000000" w:rsidRPr="00000000">
        <w:rPr/>
        <w:drawing>
          <wp:inline distB="0" distT="0" distL="0" distR="0">
            <wp:extent cx="3427737" cy="1487289"/>
            <wp:effectExtent b="0" l="0" r="0" t="0"/>
            <wp:docPr descr="A close up of a device&#10;&#10;Description generated with high confidence" id="18" name="image17.png"/>
            <a:graphic>
              <a:graphicData uri="http://schemas.openxmlformats.org/drawingml/2006/picture">
                <pic:pic>
                  <pic:nvPicPr>
                    <pic:cNvPr descr="A close up of a device&#10;&#10;Description generated with high confidence" id="0" name="image17.png"/>
                    <pic:cNvPicPr preferRelativeResize="0"/>
                  </pic:nvPicPr>
                  <pic:blipFill>
                    <a:blip r:embed="rId26"/>
                    <a:srcRect b="0" l="0" r="0" t="0"/>
                    <a:stretch>
                      <a:fillRect/>
                    </a:stretch>
                  </pic:blipFill>
                  <pic:spPr>
                    <a:xfrm>
                      <a:off x="0" y="0"/>
                      <a:ext cx="3427737" cy="148728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0" distT="0" distL="0" distR="0">
            <wp:extent cx="8168171" cy="1655925"/>
            <wp:effectExtent b="0" l="0" r="0" t="0"/>
            <wp:docPr id="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8168171" cy="16559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0" distT="0" distL="0" distR="0">
            <wp:extent cx="8976999" cy="2439864"/>
            <wp:effectExtent b="0" l="0" r="0" t="0"/>
            <wp:docPr descr="A close up of a map&#10;&#10;Description generated with high confidence" id="20" name="image19.png"/>
            <a:graphic>
              <a:graphicData uri="http://schemas.openxmlformats.org/drawingml/2006/picture">
                <pic:pic>
                  <pic:nvPicPr>
                    <pic:cNvPr descr="A close up of a map&#10;&#10;Description generated with high confidence" id="0" name="image19.png"/>
                    <pic:cNvPicPr preferRelativeResize="0"/>
                  </pic:nvPicPr>
                  <pic:blipFill>
                    <a:blip r:embed="rId28"/>
                    <a:srcRect b="0" l="0" r="0" t="0"/>
                    <a:stretch>
                      <a:fillRect/>
                    </a:stretch>
                  </pic:blipFill>
                  <pic:spPr>
                    <a:xfrm>
                      <a:off x="0" y="0"/>
                      <a:ext cx="8976999" cy="2439864"/>
                    </a:xfrm>
                    <a:prstGeom prst="rect"/>
                    <a:ln/>
                  </pic:spPr>
                </pic:pic>
              </a:graphicData>
            </a:graphic>
          </wp:inline>
        </w:drawing>
      </w:r>
      <w:r w:rsidDel="00000000" w:rsidR="00000000" w:rsidRPr="00000000">
        <w:rPr>
          <w:rtl w:val="0"/>
        </w:rPr>
      </w:r>
    </w:p>
    <w:sectPr>
      <w:type w:val="nextPage"/>
      <w:pgSz w:h="16838" w:w="11906"/>
      <w:pgMar w:bottom="566" w:top="567" w:left="1440" w:right="1134" w:header="851" w:footer="992"/>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hyperlink" Target="https://www.idc.com/getdoc.jsp?containerId=US42366217" TargetMode="External"/><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image" Target="media/image8.png"/><Relationship Id="rId15" Type="http://schemas.openxmlformats.org/officeDocument/2006/relationships/image" Target="media/null"/><Relationship Id="rId14"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